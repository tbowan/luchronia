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8ECB1" w14:textId="77777777" w:rsidR="002137F3" w:rsidRDefault="00837922" w:rsidP="00D721CD">
      <w:pPr>
        <w:ind w:left="2124" w:firstLine="708"/>
      </w:pPr>
      <w:r>
        <w:rPr>
          <w:noProof/>
          <w:lang w:eastAsia="fr-FR"/>
        </w:rPr>
        <w:pict w14:anchorId="19306494">
          <v:shape id="Rogner un rectangle à un seul coin 60" o:spid="_x0000_s1026" style="position:absolute;left:0;text-align:left;margin-left:154.8pt;margin-top:395.7pt;width:241.85pt;height:176.25pt;z-index:251675648;visibility:visible;mso-width-relative:margin;mso-height-relative:margin" coordsize="3071495,22384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" adj="-11796480,,5400" path="m,l2889912,r181583,181583l3071495,2238452,,2238452,,xe" fillcolor="#e7e6e6 [3214]" strokecolor="#44546a [3215]" strokeweight="1pt">
            <v:stroke joinstyle="miter"/>
            <v:formulas/>
            <v:path arrowok="t" o:connecttype="custom" o:connectlocs="0,0;2889912,0;3071495,181583;3071495,2238452;0,2238452;0,0" o:connectangles="0,0,0,0,0,0" textboxrect="0,0,3071495,2238452"/>
            <v:textbox>
              <w:txbxContent>
                <w:p w14:paraId="36A17335" w14:textId="77777777" w:rsidR="00837922" w:rsidRPr="008C583A" w:rsidRDefault="00837922" w:rsidP="002208D9">
                  <w:pPr>
                    <w:pBdr>
                      <w:bottom w:val="single" w:sz="18" w:space="1" w:color="44546A" w:themeColor="text2"/>
                    </w:pBdr>
                    <w:rPr>
                      <w:color w:val="000000" w:themeColor="text1"/>
                      <w:sz w:val="32"/>
                      <w:szCs w:val="32"/>
                    </w:rPr>
                  </w:pPr>
                  <w:r w:rsidRPr="008C583A">
                    <w:rPr>
                      <w:color w:val="000000" w:themeColor="text1"/>
                      <w:sz w:val="32"/>
                      <w:szCs w:val="32"/>
                    </w:rPr>
                    <w:t>Résumé :</w:t>
                  </w:r>
                </w:p>
                <w:p w14:paraId="6ACD7C96" w14:textId="77777777" w:rsidR="00837922" w:rsidRPr="008C583A" w:rsidRDefault="00837922" w:rsidP="00A81853">
                  <w:pPr>
                    <w:rPr>
                      <w:i/>
                      <w:color w:val="5B9BD5" w:themeColor="accent1"/>
                    </w:rPr>
                  </w:pPr>
                  <w:sdt>
                    <w:sdtPr>
                      <w:rPr>
                        <w:i/>
                        <w:color w:val="5B9BD5" w:themeColor="accent1"/>
                      </w:rPr>
                      <w:alias w:val="Résumé"/>
                      <w:tag w:val=""/>
                      <w:id w:val="1578252185"/>
                      <w:dataBinding w:prefixMappings="xmlns:ns0='http://schemas.microsoft.com/office/2006/coverPageProps' " w:xpath="/ns0:CoverPageProperties[1]/ns0:Abstract[1]" w:storeItemID="{55AF091B-3C7A-41E3-B477-F2FDAA23CFDA}"/>
                      <w:text/>
                    </w:sdtPr>
                    <w:sdtContent>
                      <w:r>
                        <w:rPr>
                          <w:i/>
                          <w:color w:val="5B9BD5" w:themeColor="accent1"/>
                        </w:rPr>
                        <w:t>Ce document reprend l’ensemble des bâtiments qui peuvent être construits ou utilisés dans Luchronia. Chaque bâtiment est décrit en détail en reprenant son but, ses fonctionnalités, les ressources nécessaires à sa construction, les avantages liés au niveau… le but est que les parties de ce document soient directement exploitables dans le wiki.</w:t>
                      </w:r>
                    </w:sdtContent>
                  </w:sdt>
                </w:p>
              </w:txbxContent>
            </v:textbox>
          </v:shape>
        </w:pict>
      </w:r>
      <w:r>
        <w:rPr>
          <w:noProof/>
          <w:lang w:eastAsia="fr-FR"/>
        </w:rPr>
        <w:pict w14:anchorId="708F3BFB">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4" o:spid="_x0000_s1027" type="#_x0000_t15" style="position:absolute;left:0;text-align:left;margin-left:8.85pt;margin-top:9in;width:135.05pt;height:25.8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" adj="18873" fillcolor="#44546a [3215]" stroked="f" strokeweight="1pt">
            <v:textbox>
              <w:txbxContent>
                <w:p w14:paraId="4F1A6BA2" w14:textId="77777777" w:rsidR="00837922" w:rsidRPr="008C583A" w:rsidRDefault="00837922" w:rsidP="00220991">
                  <w:pPr>
                    <w:jc w:val="center"/>
                    <w:rPr>
                      <w:color w:val="FFFFFF" w:themeColor="background1"/>
                      <w:sz w:val="32"/>
                      <w:szCs w:val="32"/>
                    </w:rPr>
                  </w:pPr>
                  <w:sdt>
                    <w:sdtPr>
                      <w:rPr>
                        <w:color w:val="FFFFFF" w:themeColor="background1"/>
                        <w:sz w:val="32"/>
                        <w:szCs w:val="32"/>
                      </w:rPr>
                      <w:alias w:val="Date de publication"/>
                      <w:tag w:val=""/>
                      <w:id w:val="-389808413"/>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r>
                        <w:rPr>
                          <w:color w:val="FFFFFF" w:themeColor="background1"/>
                          <w:sz w:val="32"/>
                          <w:szCs w:val="32"/>
                        </w:rPr>
                        <w:t>Date</w:t>
                      </w:r>
                    </w:sdtContent>
                  </w:sdt>
                </w:p>
              </w:txbxContent>
            </v:textbox>
          </v:shape>
        </w:pict>
      </w:r>
      <w:r>
        <w:rPr>
          <w:noProof/>
          <w:lang w:eastAsia="fr-FR"/>
        </w:rPr>
        <w:pict w14:anchorId="41FD118E">
          <v:shape id="Pentagone 65" o:spid="_x0000_s1028" type="#_x0000_t15" style="position:absolute;left:0;text-align:left;margin-left:9.4pt;margin-top:612pt;width:135.05pt;height:27.4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" adj="18704" fillcolor="#44546a [3215]" stroked="f" strokeweight="1pt">
            <v:textbox>
              <w:txbxContent>
                <w:p w14:paraId="6F26382E" w14:textId="77777777" w:rsidR="00837922" w:rsidRPr="008C583A" w:rsidRDefault="00837922" w:rsidP="00475B32">
                  <w:pPr>
                    <w:jc w:val="center"/>
                    <w:rPr>
                      <w:color w:val="FFFFFF" w:themeColor="background1"/>
                      <w:sz w:val="32"/>
                      <w:szCs w:val="32"/>
                    </w:rPr>
                  </w:pPr>
                  <w:sdt>
                    <w:sdtPr>
                      <w:rPr>
                        <w:color w:val="FFFFFF" w:themeColor="background1"/>
                        <w:sz w:val="32"/>
                        <w:szCs w:val="32"/>
                      </w:rPr>
                      <w:alias w:val="Auteur "/>
                      <w:tag w:val=""/>
                      <w:id w:val="50371355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Thibaut Henin</w:t>
                      </w:r>
                    </w:sdtContent>
                  </w:sdt>
                </w:p>
              </w:txbxContent>
            </v:textbox>
          </v:shape>
        </w:pict>
      </w:r>
      <w:r>
        <w:rPr>
          <w:noProof/>
          <w:lang w:eastAsia="fr-FR"/>
        </w:rPr>
        <w:pict w14:anchorId="24975AB7">
          <v:rect id="Rectangle 58" o:spid="_x0000_s1029" style="position:absolute;left:0;text-align:left;margin-left:126.15pt;margin-top:297.2pt;width:296.85pt;height:27pt;z-index:2516736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" filled="f" stroked="f" strokeweight="1pt">
            <v:textbox>
              <w:txbxContent>
                <w:p w14:paraId="2A22C8C1" w14:textId="77777777" w:rsidR="00837922" w:rsidRPr="008C583A" w:rsidRDefault="00837922" w:rsidP="004C6165">
                  <w:pPr>
                    <w:jc w:val="right"/>
                    <w:rPr>
                      <w:color w:val="5B9BD5" w:themeColor="accent1"/>
                      <w:sz w:val="32"/>
                      <w:szCs w:val="32"/>
                    </w:rPr>
                  </w:pPr>
                  <w:sdt>
                    <w:sdtPr>
                      <w:rPr>
                        <w:color w:val="5B9BD5" w:themeColor="accent1"/>
                        <w:sz w:val="32"/>
                        <w:szCs w:val="32"/>
                      </w:rPr>
                      <w:alias w:val="Objet "/>
                      <w:tag w:val=""/>
                      <w:id w:val="1475646277"/>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2"/>
                          <w:szCs w:val="32"/>
                        </w:rPr>
                        <w:t>Liste et principe de fonctionnement</w:t>
                      </w:r>
                    </w:sdtContent>
                  </w:sdt>
                </w:p>
                <w:p w14:paraId="137C5335" w14:textId="77777777" w:rsidR="00837922" w:rsidRDefault="00837922" w:rsidP="004C6165">
                  <w:pPr>
                    <w:jc w:val="center"/>
                  </w:pPr>
                </w:p>
              </w:txbxContent>
            </v:textbox>
          </v:rect>
        </w:pict>
      </w:r>
      <w:r>
        <w:rPr>
          <w:noProof/>
          <w:lang w:eastAsia="fr-FR"/>
        </w:rPr>
        <w:pict w14:anchorId="5D7FE80F">
          <v:shapetype id="_x0000_t202" coordsize="21600,21600" o:spt="202" path="m,l,21600r21600,l21600,xe">
            <v:stroke joinstyle="miter"/>
            <v:path gradientshapeok="t" o:connecttype="rect"/>
          </v:shapetype>
          <v:shape id="Zone de texte 57" o:spid="_x0000_s1030" type="#_x0000_t202" style="position:absolute;left:0;text-align:left;margin-left:126pt;margin-top:243pt;width:296.8pt;height:54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" filled="f" stroked="f" strokeweight=".5pt">
            <v:textbox>
              <w:txbxContent>
                <w:sdt>
                  <w:sdtPr>
                    <w:rPr>
                      <w:color w:val="5B9BD5" w:themeColor="accent1"/>
                      <w:sz w:val="56"/>
                      <w:szCs w:val="72"/>
                    </w:rPr>
                    <w:alias w:val="Titre "/>
                    <w:tag w:val=""/>
                    <w:id w:val="-518085551"/>
                    <w:dataBinding w:prefixMappings="xmlns:ns0='http://purl.org/dc/elements/1.1/' xmlns:ns1='http://schemas.openxmlformats.org/package/2006/metadata/core-properties' " w:xpath="/ns1:coreProperties[1]/ns0:title[1]" w:storeItemID="{6C3C8BC8-F283-45AE-878A-BAB7291924A1}"/>
                    <w:text/>
                  </w:sdtPr>
                  <w:sdtContent>
                    <w:p w14:paraId="048E5A7D" w14:textId="77777777" w:rsidR="00837922" w:rsidRPr="008C583A" w:rsidRDefault="00837922" w:rsidP="002208D9">
                      <w:pPr>
                        <w:pBdr>
                          <w:top w:val="single" w:sz="18" w:space="1" w:color="44546A" w:themeColor="text2"/>
                          <w:bottom w:val="single" w:sz="18" w:space="1" w:color="44546A" w:themeColor="text2"/>
                        </w:pBdr>
                        <w:jc w:val="center"/>
                        <w:rPr>
                          <w:color w:val="5B9BD5" w:themeColor="accent1"/>
                          <w:sz w:val="56"/>
                          <w:szCs w:val="72"/>
                        </w:rPr>
                      </w:pPr>
                      <w:r>
                        <w:rPr>
                          <w:color w:val="5B9BD5" w:themeColor="accent1"/>
                          <w:sz w:val="56"/>
                          <w:szCs w:val="72"/>
                        </w:rPr>
                        <w:t>Liste des bâtiments</w:t>
                      </w:r>
                    </w:p>
                  </w:sdtContent>
                </w:sdt>
              </w:txbxContent>
            </v:textbox>
          </v:shape>
        </w:pict>
      </w:r>
      <w:r w:rsidR="00D721CD">
        <w:rPr>
          <w:noProof/>
          <w:lang w:eastAsia="fr-FR"/>
        </w:rPr>
        <w:drawing>
          <wp:anchor distT="0" distB="0" distL="114300" distR="114300" simplePos="0" relativeHeight="251680768" behindDoc="0" locked="0" layoutInCell="1" allowOverlap="1" wp14:anchorId="0EF66F87" wp14:editId="1F214CFC">
            <wp:simplePos x="0" y="0"/>
            <wp:positionH relativeFrom="column">
              <wp:posOffset>458114</wp:posOffset>
            </wp:positionH>
            <wp:positionV relativeFrom="paragraph">
              <wp:posOffset>802284</wp:posOffset>
            </wp:positionV>
            <wp:extent cx="572135" cy="974090"/>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uanty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35" cy="974090"/>
                    </a:xfrm>
                    <a:prstGeom prst="rect">
                      <a:avLst/>
                    </a:prstGeom>
                  </pic:spPr>
                </pic:pic>
              </a:graphicData>
            </a:graphic>
          </wp:anchor>
        </w:drawing>
      </w:r>
      <w:r>
        <w:rPr>
          <w:noProof/>
          <w:lang w:eastAsia="fr-FR"/>
        </w:rPr>
        <w:pict w14:anchorId="5B932933">
          <v:shape id="Pentagone 59" o:spid="_x0000_s1031" type="#_x0000_t15" style="position:absolute;left:0;text-align:left;margin-left:9.85pt;margin-top:17.85pt;width:135.05pt;height:27.45pt;z-index:251661311;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" adj="18704" fillcolor="#44546a [3215]" stroked="f" strokeweight="1pt">
            <v:textbox>
              <w:txbxContent>
                <w:sdt>
                  <w:sdtPr>
                    <w:rPr>
                      <w:color w:val="FFFFFF" w:themeColor="background1"/>
                      <w:sz w:val="32"/>
                      <w:szCs w:val="32"/>
                    </w:rPr>
                    <w:alias w:val="Société"/>
                    <w:tag w:val=""/>
                    <w:id w:val="-998654588"/>
                    <w:dataBinding w:prefixMappings="xmlns:ns0='http://schemas.openxmlformats.org/officeDocument/2006/extended-properties' " w:xpath="/ns0:Properties[1]/ns0:Company[1]" w:storeItemID="{6668398D-A668-4E3E-A5EB-62B293D839F1}"/>
                    <w:text/>
                  </w:sdtPr>
                  <w:sdtContent>
                    <w:p w14:paraId="735AE82B" w14:textId="77777777" w:rsidR="00837922" w:rsidRPr="008C583A" w:rsidRDefault="00837922" w:rsidP="00A81853">
                      <w:pPr>
                        <w:jc w:val="center"/>
                        <w:rPr>
                          <w:color w:val="FFFFFF" w:themeColor="background1"/>
                          <w:sz w:val="32"/>
                          <w:szCs w:val="32"/>
                        </w:rPr>
                      </w:pPr>
                      <w:r w:rsidRPr="008C583A">
                        <w:rPr>
                          <w:color w:val="FFFFFF" w:themeColor="background1"/>
                          <w:sz w:val="32"/>
                          <w:szCs w:val="32"/>
                        </w:rPr>
                        <w:t>Quantyl SARL</w:t>
                      </w:r>
                    </w:p>
                  </w:sdtContent>
                </w:sdt>
              </w:txbxContent>
            </v:textbox>
          </v:shape>
        </w:pict>
      </w:r>
      <w:r>
        <w:rPr>
          <w:noProof/>
          <w:lang w:eastAsia="fr-FR"/>
        </w:rPr>
        <w:pict w14:anchorId="37A07892">
          <v:rect id="Rectangle 56" o:spid="_x0000_s1032" style="position:absolute;left:0;text-align:left;margin-left:126.1pt;margin-top:206.8pt;width:296.8pt;height:35.8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" filled="f" stroked="f" strokeweight="1pt">
            <v:textbox>
              <w:txbxContent>
                <w:sdt>
                  <w:sdtPr>
                    <w:rPr>
                      <w:color w:val="5B9BD5" w:themeColor="accent1"/>
                      <w:sz w:val="40"/>
                      <w:szCs w:val="40"/>
                    </w:rPr>
                    <w:alias w:val="Catégorie "/>
                    <w:tag w:val=""/>
                    <w:id w:val="-1402286045"/>
                    <w:dataBinding w:prefixMappings="xmlns:ns0='http://purl.org/dc/elements/1.1/' xmlns:ns1='http://schemas.openxmlformats.org/package/2006/metadata/core-properties' " w:xpath="/ns1:coreProperties[1]/ns1:category[1]" w:storeItemID="{6C3C8BC8-F283-45AE-878A-BAB7291924A1}"/>
                    <w:text/>
                  </w:sdtPr>
                  <w:sdtContent>
                    <w:p w14:paraId="18240E03" w14:textId="77777777" w:rsidR="00837922" w:rsidRPr="008C583A" w:rsidRDefault="00837922" w:rsidP="004C6165">
                      <w:pPr>
                        <w:jc w:val="center"/>
                        <w:rPr>
                          <w:color w:val="5B9BD5" w:themeColor="accent1"/>
                          <w:sz w:val="40"/>
                          <w:szCs w:val="40"/>
                        </w:rPr>
                      </w:pPr>
                      <w:r>
                        <w:rPr>
                          <w:color w:val="5B9BD5" w:themeColor="accent1"/>
                          <w:sz w:val="40"/>
                          <w:szCs w:val="40"/>
                        </w:rPr>
                        <w:t>Luchronia - Conception</w:t>
                      </w:r>
                    </w:p>
                  </w:sdtContent>
                </w:sdt>
              </w:txbxContent>
            </v:textbox>
          </v:rect>
        </w:pict>
      </w:r>
      <w:r>
        <w:rPr>
          <w:noProof/>
          <w:lang w:eastAsia="fr-FR"/>
        </w:rPr>
        <w:pict w14:anchorId="223E5A39">
          <v:rect id="Rectangle 63" o:spid="_x0000_s1067" style="position:absolute;left:0;text-align:left;margin-left:18pt;margin-top:0;width:90pt;height:693pt;z-index:25166028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" fillcolor="#d5dce4 [671]" stroked="f" strokeweight="1pt"/>
        </w:pict>
      </w:r>
      <w:r>
        <w:rPr>
          <w:noProof/>
          <w:color w:val="44546A" w:themeColor="text2"/>
          <w:lang w:eastAsia="fr-FR"/>
        </w:rPr>
        <w:pict w14:anchorId="4D1806BC">
          <v:rect id="Rectangle 48" o:spid="_x0000_s1066" style="position:absolute;left:0;text-align:left;margin-left:.4pt;margin-top:0;width:17.6pt;height:69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" fillcolor="#44546a [3215]" stroked="f" strokeweight="1pt"/>
        </w:pict>
      </w:r>
      <w:r w:rsidR="002137F3">
        <w:br w:type="page"/>
      </w:r>
    </w:p>
    <w:p w14:paraId="373D3CA9" w14:textId="77777777" w:rsidR="00220991" w:rsidRDefault="00837922" w:rsidP="00220991">
      <w:r>
        <w:rPr>
          <w:noProof/>
          <w:lang w:eastAsia="fr-FR"/>
        </w:rPr>
        <w:lastRenderedPageBreak/>
        <w:pict w14:anchorId="2DC745D2">
          <v:rect id="Rectangle 47" o:spid="_x0000_s1033" style="position:absolute;margin-left:18.4pt;margin-top:539.15pt;width:395.75pt;height:144.7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" filled="f" stroked="f" strokeweight="1pt">
            <v:textbox>
              <w:txbxContent>
                <w:p w14:paraId="669FCA71" w14:textId="77777777" w:rsidR="00837922" w:rsidRPr="008C583A" w:rsidRDefault="00837922" w:rsidP="002208D9">
                  <w:pPr>
                    <w:pBdr>
                      <w:bottom w:val="single" w:sz="8" w:space="1" w:color="44546A" w:themeColor="text2"/>
                    </w:pBdr>
                    <w:rPr>
                      <w:color w:val="5B9BD5" w:themeColor="accent1"/>
                      <w:sz w:val="40"/>
                      <w:szCs w:val="40"/>
                    </w:rPr>
                  </w:pPr>
                  <w:r w:rsidRPr="008C583A">
                    <w:rPr>
                      <w:color w:val="5B9BD5" w:themeColor="accent1"/>
                      <w:sz w:val="40"/>
                      <w:szCs w:val="40"/>
                    </w:rPr>
                    <w:t>Mentions légales :</w:t>
                  </w:r>
                </w:p>
                <w:p w14:paraId="1B264B7C" w14:textId="77777777" w:rsidR="00837922" w:rsidRPr="008C583A" w:rsidRDefault="00837922" w:rsidP="0084775E">
                  <w:pPr>
                    <w:pStyle w:val="Sansinterligne"/>
                    <w:ind w:left="1134" w:right="1365"/>
                    <w:jc w:val="center"/>
                    <w:rPr>
                      <w:color w:val="000000" w:themeColor="text1"/>
                    </w:rPr>
                  </w:pPr>
                  <w:r w:rsidRPr="008C583A">
                    <w:rPr>
                      <w:color w:val="000000" w:themeColor="text1"/>
                    </w:rPr>
                    <w:t>Quantyl SARL</w:t>
                  </w:r>
                </w:p>
                <w:p w14:paraId="272AA63F" w14:textId="77777777" w:rsidR="00837922" w:rsidRPr="008C583A" w:rsidRDefault="00837922" w:rsidP="002208D9">
                  <w:pPr>
                    <w:pStyle w:val="Sansinterligne"/>
                    <w:pBdr>
                      <w:top w:val="single" w:sz="8" w:space="1" w:color="44546A" w:themeColor="text2"/>
                      <w:bottom w:val="single" w:sz="8" w:space="1" w:color="44546A" w:themeColor="text2"/>
                    </w:pBdr>
                    <w:ind w:left="1134" w:right="1365"/>
                    <w:rPr>
                      <w:b/>
                      <w:color w:val="5B9BD5" w:themeColor="accent1"/>
                    </w:rPr>
                  </w:pPr>
                  <w:r w:rsidRPr="008C583A">
                    <w:rPr>
                      <w:b/>
                      <w:color w:val="5B9BD5" w:themeColor="accent1"/>
                    </w:rPr>
                    <w:t>Siège social :</w:t>
                  </w:r>
                </w:p>
                <w:p w14:paraId="2A387C54" w14:textId="77777777" w:rsidR="00837922" w:rsidRPr="008C583A" w:rsidRDefault="00837922" w:rsidP="002208D9">
                  <w:pPr>
                    <w:pStyle w:val="Sansinterligne"/>
                    <w:pBdr>
                      <w:top w:val="single" w:sz="8" w:space="1" w:color="44546A" w:themeColor="text2"/>
                      <w:bottom w:val="single" w:sz="8" w:space="1" w:color="44546A" w:themeColor="text2"/>
                    </w:pBdr>
                    <w:ind w:left="1134" w:right="1365"/>
                    <w:jc w:val="center"/>
                    <w:rPr>
                      <w:color w:val="000000" w:themeColor="text1"/>
                    </w:rPr>
                  </w:pPr>
                  <w:r w:rsidRPr="008C583A">
                    <w:rPr>
                      <w:color w:val="000000" w:themeColor="text1"/>
                    </w:rPr>
                    <w:t>8 avenue du maquis,</w:t>
                  </w:r>
                </w:p>
                <w:p w14:paraId="54067A41" w14:textId="77777777" w:rsidR="00837922" w:rsidRPr="008C583A" w:rsidRDefault="00837922" w:rsidP="002208D9">
                  <w:pPr>
                    <w:pStyle w:val="Sansinterligne"/>
                    <w:pBdr>
                      <w:top w:val="single" w:sz="8" w:space="1" w:color="44546A" w:themeColor="text2"/>
                      <w:bottom w:val="single" w:sz="8" w:space="1" w:color="44546A" w:themeColor="text2"/>
                    </w:pBdr>
                    <w:ind w:left="1134" w:right="1365"/>
                    <w:jc w:val="center"/>
                    <w:rPr>
                      <w:color w:val="000000" w:themeColor="text1"/>
                    </w:rPr>
                  </w:pPr>
                  <w:r w:rsidRPr="008C583A">
                    <w:rPr>
                      <w:color w:val="000000" w:themeColor="text1"/>
                    </w:rPr>
                    <w:t>26100 Romans sur Isère</w:t>
                  </w:r>
                </w:p>
                <w:p w14:paraId="178D045B" w14:textId="77777777" w:rsidR="00837922" w:rsidRPr="008C583A" w:rsidRDefault="00837922" w:rsidP="0084775E">
                  <w:pPr>
                    <w:pStyle w:val="Sansinterligne"/>
                    <w:ind w:left="1134" w:right="1365"/>
                    <w:rPr>
                      <w:b/>
                      <w:color w:val="5B9BD5" w:themeColor="accent1"/>
                    </w:rPr>
                  </w:pPr>
                  <w:r w:rsidRPr="008C583A">
                    <w:rPr>
                      <w:b/>
                      <w:color w:val="5B9BD5" w:themeColor="accent1"/>
                    </w:rPr>
                    <w:t>SIREN :</w:t>
                  </w:r>
                </w:p>
                <w:p w14:paraId="17ECCA63" w14:textId="77777777" w:rsidR="00837922" w:rsidRPr="008C583A" w:rsidRDefault="00837922" w:rsidP="0084775E">
                  <w:pPr>
                    <w:pStyle w:val="Sansinterligne"/>
                    <w:ind w:left="1134" w:right="1365"/>
                    <w:jc w:val="center"/>
                    <w:rPr>
                      <w:color w:val="000000" w:themeColor="text1"/>
                    </w:rPr>
                  </w:pPr>
                  <w:r w:rsidRPr="008C583A">
                    <w:rPr>
                      <w:color w:val="000000" w:themeColor="text1"/>
                    </w:rPr>
                    <w:t>797 581 683</w:t>
                  </w:r>
                </w:p>
                <w:p w14:paraId="721CFBB3" w14:textId="77777777" w:rsidR="00837922" w:rsidRPr="008C583A" w:rsidRDefault="00837922" w:rsidP="0084775E">
                  <w:pPr>
                    <w:pStyle w:val="Sansinterligne"/>
                    <w:ind w:left="1134" w:right="1365"/>
                    <w:jc w:val="center"/>
                    <w:rPr>
                      <w:color w:val="000000" w:themeColor="text1"/>
                    </w:rPr>
                  </w:pPr>
                  <w:r w:rsidRPr="008C583A">
                    <w:rPr>
                      <w:color w:val="000000" w:themeColor="text1"/>
                    </w:rPr>
                    <w:t>RCS de Romans sur Isère</w:t>
                  </w:r>
                </w:p>
              </w:txbxContent>
            </v:textbox>
          </v:rect>
        </w:pict>
      </w:r>
    </w:p>
    <w:p w14:paraId="434CEA9F" w14:textId="77777777" w:rsidR="00220991" w:rsidRDefault="00220991" w:rsidP="00F129F1">
      <w:pPr>
        <w:sectPr w:rsidR="00220991" w:rsidSect="00A81853">
          <w:pgSz w:w="11906" w:h="16838"/>
          <w:pgMar w:top="1440" w:right="1440" w:bottom="1440" w:left="1800" w:header="708" w:footer="708" w:gutter="0"/>
          <w:cols w:space="708"/>
          <w:docGrid w:linePitch="360"/>
        </w:sectPr>
      </w:pPr>
    </w:p>
    <w:p w14:paraId="78D1BDAF" w14:textId="77777777" w:rsidR="00AD4CFA" w:rsidRPr="002208D9" w:rsidRDefault="00AD4CFA" w:rsidP="002208D9">
      <w:pPr>
        <w:pStyle w:val="Titre1"/>
      </w:pPr>
      <w:bookmarkStart w:id="0" w:name="_Toc384654889"/>
      <w:bookmarkStart w:id="1" w:name="_Toc384655490"/>
      <w:bookmarkStart w:id="2" w:name="_Toc384655642"/>
      <w:bookmarkStart w:id="3" w:name="_Toc384985673"/>
      <w:bookmarkStart w:id="4" w:name="_Toc384654674"/>
      <w:r w:rsidRPr="002208D9">
        <w:lastRenderedPageBreak/>
        <w:t>Sommaire</w:t>
      </w:r>
      <w:bookmarkEnd w:id="0"/>
      <w:bookmarkEnd w:id="1"/>
      <w:bookmarkEnd w:id="2"/>
      <w:bookmarkEnd w:id="3"/>
    </w:p>
    <w:p w14:paraId="2166E04E" w14:textId="77777777" w:rsidR="00557479" w:rsidRDefault="005C5EA2">
      <w:pPr>
        <w:pStyle w:val="TM1"/>
        <w:tabs>
          <w:tab w:val="left" w:pos="390"/>
          <w:tab w:val="right" w:pos="9062"/>
        </w:tabs>
        <w:rPr>
          <w:rFonts w:eastAsiaTheme="minorEastAsia"/>
          <w:b w:val="0"/>
          <w:bCs w:val="0"/>
          <w:caps w:val="0"/>
          <w:noProof/>
          <w:u w:val="none"/>
          <w:lang w:eastAsia="fr-FR"/>
        </w:rPr>
      </w:pPr>
      <w:r>
        <w:fldChar w:fldCharType="begin"/>
      </w:r>
      <w:r w:rsidR="00220991">
        <w:instrText xml:space="preserve"> TOC \o "1-2" \h \z \u </w:instrText>
      </w:r>
      <w:r>
        <w:fldChar w:fldCharType="separate"/>
      </w:r>
      <w:hyperlink w:anchor="_Toc384985673" w:history="1">
        <w:r w:rsidR="00557479" w:rsidRPr="009657E4">
          <w:rPr>
            <w:rStyle w:val="Lienhypertexte"/>
            <w:noProof/>
          </w:rPr>
          <w:t>1.</w:t>
        </w:r>
        <w:r w:rsidR="00557479">
          <w:rPr>
            <w:rFonts w:eastAsiaTheme="minorEastAsia"/>
            <w:b w:val="0"/>
            <w:bCs w:val="0"/>
            <w:caps w:val="0"/>
            <w:noProof/>
            <w:u w:val="none"/>
            <w:lang w:eastAsia="fr-FR"/>
          </w:rPr>
          <w:tab/>
        </w:r>
        <w:r w:rsidR="00557479" w:rsidRPr="009657E4">
          <w:rPr>
            <w:rStyle w:val="Lienhypertexte"/>
            <w:noProof/>
          </w:rPr>
          <w:t>Sommaire</w:t>
        </w:r>
        <w:r w:rsidR="00557479">
          <w:rPr>
            <w:noProof/>
            <w:webHidden/>
          </w:rPr>
          <w:tab/>
        </w:r>
        <w:r>
          <w:rPr>
            <w:noProof/>
            <w:webHidden/>
          </w:rPr>
          <w:fldChar w:fldCharType="begin"/>
        </w:r>
        <w:r w:rsidR="00557479">
          <w:rPr>
            <w:noProof/>
            <w:webHidden/>
          </w:rPr>
          <w:instrText xml:space="preserve"> PAGEREF _Toc384985673 \h </w:instrText>
        </w:r>
        <w:r>
          <w:rPr>
            <w:noProof/>
            <w:webHidden/>
          </w:rPr>
        </w:r>
        <w:r>
          <w:rPr>
            <w:noProof/>
            <w:webHidden/>
          </w:rPr>
          <w:fldChar w:fldCharType="separate"/>
        </w:r>
        <w:r w:rsidR="00557479">
          <w:rPr>
            <w:noProof/>
            <w:webHidden/>
          </w:rPr>
          <w:t>3</w:t>
        </w:r>
        <w:r>
          <w:rPr>
            <w:noProof/>
            <w:webHidden/>
          </w:rPr>
          <w:fldChar w:fldCharType="end"/>
        </w:r>
      </w:hyperlink>
    </w:p>
    <w:p w14:paraId="02B7E263"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674" w:history="1">
        <w:r w:rsidR="00557479" w:rsidRPr="009657E4">
          <w:rPr>
            <w:rStyle w:val="Lienhypertexte"/>
            <w:noProof/>
          </w:rPr>
          <w:t>2.</w:t>
        </w:r>
        <w:r w:rsidR="00557479">
          <w:rPr>
            <w:rFonts w:eastAsiaTheme="minorEastAsia"/>
            <w:b w:val="0"/>
            <w:bCs w:val="0"/>
            <w:caps w:val="0"/>
            <w:noProof/>
            <w:u w:val="none"/>
            <w:lang w:eastAsia="fr-FR"/>
          </w:rPr>
          <w:tab/>
        </w:r>
        <w:r w:rsidR="00557479" w:rsidRPr="009657E4">
          <w:rPr>
            <w:rStyle w:val="Lienhypertexte"/>
            <w:noProof/>
          </w:rPr>
          <w:t>Principes généraux</w:t>
        </w:r>
        <w:r w:rsidR="00557479">
          <w:rPr>
            <w:noProof/>
            <w:webHidden/>
          </w:rPr>
          <w:tab/>
        </w:r>
        <w:r w:rsidR="005C5EA2">
          <w:rPr>
            <w:noProof/>
            <w:webHidden/>
          </w:rPr>
          <w:fldChar w:fldCharType="begin"/>
        </w:r>
        <w:r w:rsidR="00557479">
          <w:rPr>
            <w:noProof/>
            <w:webHidden/>
          </w:rPr>
          <w:instrText xml:space="preserve"> PAGEREF _Toc384985674 \h </w:instrText>
        </w:r>
        <w:r w:rsidR="005C5EA2">
          <w:rPr>
            <w:noProof/>
            <w:webHidden/>
          </w:rPr>
        </w:r>
        <w:r w:rsidR="005C5EA2">
          <w:rPr>
            <w:noProof/>
            <w:webHidden/>
          </w:rPr>
          <w:fldChar w:fldCharType="separate"/>
        </w:r>
        <w:r w:rsidR="00557479">
          <w:rPr>
            <w:noProof/>
            <w:webHidden/>
          </w:rPr>
          <w:t>5</w:t>
        </w:r>
        <w:r w:rsidR="005C5EA2">
          <w:rPr>
            <w:noProof/>
            <w:webHidden/>
          </w:rPr>
          <w:fldChar w:fldCharType="end"/>
        </w:r>
      </w:hyperlink>
    </w:p>
    <w:p w14:paraId="63749F78"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75" w:history="1">
        <w:r w:rsidR="00557479" w:rsidRPr="009657E4">
          <w:rPr>
            <w:rStyle w:val="Lienhypertexte"/>
            <w:noProof/>
          </w:rPr>
          <w:t>2.1</w:t>
        </w:r>
        <w:r w:rsidR="00557479">
          <w:rPr>
            <w:rFonts w:eastAsiaTheme="minorEastAsia"/>
            <w:b w:val="0"/>
            <w:bCs w:val="0"/>
            <w:smallCaps w:val="0"/>
            <w:noProof/>
            <w:lang w:eastAsia="fr-FR"/>
          </w:rPr>
          <w:tab/>
        </w:r>
        <w:r w:rsidR="00557479" w:rsidRPr="009657E4">
          <w:rPr>
            <w:rStyle w:val="Lienhypertexte"/>
            <w:noProof/>
          </w:rPr>
          <w:t>Cycle de vie des bâtiments</w:t>
        </w:r>
        <w:r w:rsidR="00557479">
          <w:rPr>
            <w:noProof/>
            <w:webHidden/>
          </w:rPr>
          <w:tab/>
        </w:r>
        <w:r w:rsidR="005C5EA2">
          <w:rPr>
            <w:noProof/>
            <w:webHidden/>
          </w:rPr>
          <w:fldChar w:fldCharType="begin"/>
        </w:r>
        <w:r w:rsidR="00557479">
          <w:rPr>
            <w:noProof/>
            <w:webHidden/>
          </w:rPr>
          <w:instrText xml:space="preserve"> PAGEREF _Toc384985675 \h </w:instrText>
        </w:r>
        <w:r w:rsidR="005C5EA2">
          <w:rPr>
            <w:noProof/>
            <w:webHidden/>
          </w:rPr>
        </w:r>
        <w:r w:rsidR="005C5EA2">
          <w:rPr>
            <w:noProof/>
            <w:webHidden/>
          </w:rPr>
          <w:fldChar w:fldCharType="separate"/>
        </w:r>
        <w:r w:rsidR="00557479">
          <w:rPr>
            <w:noProof/>
            <w:webHidden/>
          </w:rPr>
          <w:t>5</w:t>
        </w:r>
        <w:r w:rsidR="005C5EA2">
          <w:rPr>
            <w:noProof/>
            <w:webHidden/>
          </w:rPr>
          <w:fldChar w:fldCharType="end"/>
        </w:r>
      </w:hyperlink>
    </w:p>
    <w:p w14:paraId="0C169E95"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76" w:history="1">
        <w:r w:rsidR="00557479" w:rsidRPr="009657E4">
          <w:rPr>
            <w:rStyle w:val="Lienhypertexte"/>
            <w:noProof/>
          </w:rPr>
          <w:t>2.2</w:t>
        </w:r>
        <w:r w:rsidR="00557479">
          <w:rPr>
            <w:rFonts w:eastAsiaTheme="minorEastAsia"/>
            <w:b w:val="0"/>
            <w:bCs w:val="0"/>
            <w:smallCaps w:val="0"/>
            <w:noProof/>
            <w:lang w:eastAsia="fr-FR"/>
          </w:rPr>
          <w:tab/>
        </w:r>
        <w:r w:rsidR="00557479" w:rsidRPr="009657E4">
          <w:rPr>
            <w:rStyle w:val="Lienhypertexte"/>
            <w:noProof/>
          </w:rPr>
          <w:t>Matériaux et construction</w:t>
        </w:r>
        <w:r w:rsidR="00557479">
          <w:rPr>
            <w:noProof/>
            <w:webHidden/>
          </w:rPr>
          <w:tab/>
        </w:r>
        <w:r w:rsidR="005C5EA2">
          <w:rPr>
            <w:noProof/>
            <w:webHidden/>
          </w:rPr>
          <w:fldChar w:fldCharType="begin"/>
        </w:r>
        <w:r w:rsidR="00557479">
          <w:rPr>
            <w:noProof/>
            <w:webHidden/>
          </w:rPr>
          <w:instrText xml:space="preserve"> PAGEREF _Toc384985676 \h </w:instrText>
        </w:r>
        <w:r w:rsidR="005C5EA2">
          <w:rPr>
            <w:noProof/>
            <w:webHidden/>
          </w:rPr>
        </w:r>
        <w:r w:rsidR="005C5EA2">
          <w:rPr>
            <w:noProof/>
            <w:webHidden/>
          </w:rPr>
          <w:fldChar w:fldCharType="separate"/>
        </w:r>
        <w:r w:rsidR="00557479">
          <w:rPr>
            <w:noProof/>
            <w:webHidden/>
          </w:rPr>
          <w:t>7</w:t>
        </w:r>
        <w:r w:rsidR="005C5EA2">
          <w:rPr>
            <w:noProof/>
            <w:webHidden/>
          </w:rPr>
          <w:fldChar w:fldCharType="end"/>
        </w:r>
      </w:hyperlink>
    </w:p>
    <w:p w14:paraId="5ACE7865"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77" w:history="1">
        <w:r w:rsidR="00557479" w:rsidRPr="009657E4">
          <w:rPr>
            <w:rStyle w:val="Lienhypertexte"/>
            <w:noProof/>
          </w:rPr>
          <w:t>2.3</w:t>
        </w:r>
        <w:r w:rsidR="00557479">
          <w:rPr>
            <w:rFonts w:eastAsiaTheme="minorEastAsia"/>
            <w:b w:val="0"/>
            <w:bCs w:val="0"/>
            <w:smallCaps w:val="0"/>
            <w:noProof/>
            <w:lang w:eastAsia="fr-FR"/>
          </w:rPr>
          <w:tab/>
        </w:r>
        <w:r w:rsidR="00557479" w:rsidRPr="009657E4">
          <w:rPr>
            <w:rStyle w:val="Lienhypertexte"/>
            <w:noProof/>
          </w:rPr>
          <w:t>Contraintes de construction</w:t>
        </w:r>
        <w:r w:rsidR="00557479">
          <w:rPr>
            <w:noProof/>
            <w:webHidden/>
          </w:rPr>
          <w:tab/>
        </w:r>
        <w:r w:rsidR="005C5EA2">
          <w:rPr>
            <w:noProof/>
            <w:webHidden/>
          </w:rPr>
          <w:fldChar w:fldCharType="begin"/>
        </w:r>
        <w:r w:rsidR="00557479">
          <w:rPr>
            <w:noProof/>
            <w:webHidden/>
          </w:rPr>
          <w:instrText xml:space="preserve"> PAGEREF _Toc384985677 \h </w:instrText>
        </w:r>
        <w:r w:rsidR="005C5EA2">
          <w:rPr>
            <w:noProof/>
            <w:webHidden/>
          </w:rPr>
        </w:r>
        <w:r w:rsidR="005C5EA2">
          <w:rPr>
            <w:noProof/>
            <w:webHidden/>
          </w:rPr>
          <w:fldChar w:fldCharType="separate"/>
        </w:r>
        <w:r w:rsidR="00557479">
          <w:rPr>
            <w:noProof/>
            <w:webHidden/>
          </w:rPr>
          <w:t>8</w:t>
        </w:r>
        <w:r w:rsidR="005C5EA2">
          <w:rPr>
            <w:noProof/>
            <w:webHidden/>
          </w:rPr>
          <w:fldChar w:fldCharType="end"/>
        </w:r>
      </w:hyperlink>
    </w:p>
    <w:p w14:paraId="3DED925C"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678" w:history="1">
        <w:r w:rsidR="00557479" w:rsidRPr="009657E4">
          <w:rPr>
            <w:rStyle w:val="Lienhypertexte"/>
            <w:noProof/>
          </w:rPr>
          <w:t>3.</w:t>
        </w:r>
        <w:r w:rsidR="00557479">
          <w:rPr>
            <w:rFonts w:eastAsiaTheme="minorEastAsia"/>
            <w:b w:val="0"/>
            <w:bCs w:val="0"/>
            <w:caps w:val="0"/>
            <w:noProof/>
            <w:u w:val="none"/>
            <w:lang w:eastAsia="fr-FR"/>
          </w:rPr>
          <w:tab/>
        </w:r>
        <w:r w:rsidR="00557479" w:rsidRPr="009657E4">
          <w:rPr>
            <w:rStyle w:val="Lienhypertexte"/>
            <w:noProof/>
          </w:rPr>
          <w:t>Bâtiment spéciaux</w:t>
        </w:r>
        <w:r w:rsidR="00557479">
          <w:rPr>
            <w:noProof/>
            <w:webHidden/>
          </w:rPr>
          <w:tab/>
        </w:r>
        <w:r w:rsidR="005C5EA2">
          <w:rPr>
            <w:noProof/>
            <w:webHidden/>
          </w:rPr>
          <w:fldChar w:fldCharType="begin"/>
        </w:r>
        <w:r w:rsidR="00557479">
          <w:rPr>
            <w:noProof/>
            <w:webHidden/>
          </w:rPr>
          <w:instrText xml:space="preserve"> PAGEREF _Toc384985678 \h </w:instrText>
        </w:r>
        <w:r w:rsidR="005C5EA2">
          <w:rPr>
            <w:noProof/>
            <w:webHidden/>
          </w:rPr>
        </w:r>
        <w:r w:rsidR="005C5EA2">
          <w:rPr>
            <w:noProof/>
            <w:webHidden/>
          </w:rPr>
          <w:fldChar w:fldCharType="separate"/>
        </w:r>
        <w:r w:rsidR="00557479">
          <w:rPr>
            <w:noProof/>
            <w:webHidden/>
          </w:rPr>
          <w:t>9</w:t>
        </w:r>
        <w:r w:rsidR="005C5EA2">
          <w:rPr>
            <w:noProof/>
            <w:webHidden/>
          </w:rPr>
          <w:fldChar w:fldCharType="end"/>
        </w:r>
      </w:hyperlink>
    </w:p>
    <w:p w14:paraId="5E149AD4"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79" w:history="1">
        <w:r w:rsidR="00557479" w:rsidRPr="009657E4">
          <w:rPr>
            <w:rStyle w:val="Lienhypertexte"/>
            <w:noProof/>
          </w:rPr>
          <w:t>3.1</w:t>
        </w:r>
        <w:r w:rsidR="00557479">
          <w:rPr>
            <w:rFonts w:eastAsiaTheme="minorEastAsia"/>
            <w:b w:val="0"/>
            <w:bCs w:val="0"/>
            <w:smallCaps w:val="0"/>
            <w:noProof/>
            <w:lang w:eastAsia="fr-FR"/>
          </w:rPr>
          <w:tab/>
        </w:r>
        <w:r w:rsidR="00557479" w:rsidRPr="009657E4">
          <w:rPr>
            <w:rStyle w:val="Lienhypertexte"/>
            <w:noProof/>
          </w:rPr>
          <w:t>Extérieur</w:t>
        </w:r>
        <w:r w:rsidR="00557479">
          <w:rPr>
            <w:noProof/>
            <w:webHidden/>
          </w:rPr>
          <w:tab/>
        </w:r>
        <w:r w:rsidR="005C5EA2">
          <w:rPr>
            <w:noProof/>
            <w:webHidden/>
          </w:rPr>
          <w:fldChar w:fldCharType="begin"/>
        </w:r>
        <w:r w:rsidR="00557479">
          <w:rPr>
            <w:noProof/>
            <w:webHidden/>
          </w:rPr>
          <w:instrText xml:space="preserve"> PAGEREF _Toc384985679 \h </w:instrText>
        </w:r>
        <w:r w:rsidR="005C5EA2">
          <w:rPr>
            <w:noProof/>
            <w:webHidden/>
          </w:rPr>
        </w:r>
        <w:r w:rsidR="005C5EA2">
          <w:rPr>
            <w:noProof/>
            <w:webHidden/>
          </w:rPr>
          <w:fldChar w:fldCharType="separate"/>
        </w:r>
        <w:r w:rsidR="00557479">
          <w:rPr>
            <w:noProof/>
            <w:webHidden/>
          </w:rPr>
          <w:t>9</w:t>
        </w:r>
        <w:r w:rsidR="005C5EA2">
          <w:rPr>
            <w:noProof/>
            <w:webHidden/>
          </w:rPr>
          <w:fldChar w:fldCharType="end"/>
        </w:r>
      </w:hyperlink>
    </w:p>
    <w:p w14:paraId="578494D3"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0" w:history="1">
        <w:r w:rsidR="00557479" w:rsidRPr="009657E4">
          <w:rPr>
            <w:rStyle w:val="Lienhypertexte"/>
            <w:noProof/>
          </w:rPr>
          <w:t>3.2</w:t>
        </w:r>
        <w:r w:rsidR="00557479">
          <w:rPr>
            <w:rFonts w:eastAsiaTheme="minorEastAsia"/>
            <w:b w:val="0"/>
            <w:bCs w:val="0"/>
            <w:smallCaps w:val="0"/>
            <w:noProof/>
            <w:lang w:eastAsia="fr-FR"/>
          </w:rPr>
          <w:tab/>
        </w:r>
        <w:r w:rsidR="00557479" w:rsidRPr="009657E4">
          <w:rPr>
            <w:rStyle w:val="Lienhypertexte"/>
            <w:noProof/>
          </w:rPr>
          <w:t>Chantier</w:t>
        </w:r>
        <w:r w:rsidR="00557479">
          <w:rPr>
            <w:noProof/>
            <w:webHidden/>
          </w:rPr>
          <w:tab/>
        </w:r>
        <w:r w:rsidR="005C5EA2">
          <w:rPr>
            <w:noProof/>
            <w:webHidden/>
          </w:rPr>
          <w:fldChar w:fldCharType="begin"/>
        </w:r>
        <w:r w:rsidR="00557479">
          <w:rPr>
            <w:noProof/>
            <w:webHidden/>
          </w:rPr>
          <w:instrText xml:space="preserve"> PAGEREF _Toc384985680 \h </w:instrText>
        </w:r>
        <w:r w:rsidR="005C5EA2">
          <w:rPr>
            <w:noProof/>
            <w:webHidden/>
          </w:rPr>
        </w:r>
        <w:r w:rsidR="005C5EA2">
          <w:rPr>
            <w:noProof/>
            <w:webHidden/>
          </w:rPr>
          <w:fldChar w:fldCharType="separate"/>
        </w:r>
        <w:r w:rsidR="00557479">
          <w:rPr>
            <w:noProof/>
            <w:webHidden/>
          </w:rPr>
          <w:t>9</w:t>
        </w:r>
        <w:r w:rsidR="005C5EA2">
          <w:rPr>
            <w:noProof/>
            <w:webHidden/>
          </w:rPr>
          <w:fldChar w:fldCharType="end"/>
        </w:r>
      </w:hyperlink>
    </w:p>
    <w:p w14:paraId="144E4C61"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1" w:history="1">
        <w:r w:rsidR="00557479" w:rsidRPr="009657E4">
          <w:rPr>
            <w:rStyle w:val="Lienhypertexte"/>
            <w:noProof/>
          </w:rPr>
          <w:t>3.3</w:t>
        </w:r>
        <w:r w:rsidR="00557479">
          <w:rPr>
            <w:rFonts w:eastAsiaTheme="minorEastAsia"/>
            <w:b w:val="0"/>
            <w:bCs w:val="0"/>
            <w:smallCaps w:val="0"/>
            <w:noProof/>
            <w:lang w:eastAsia="fr-FR"/>
          </w:rPr>
          <w:tab/>
        </w:r>
        <w:r w:rsidR="00557479" w:rsidRPr="009657E4">
          <w:rPr>
            <w:rStyle w:val="Lienhypertexte"/>
            <w:noProof/>
          </w:rPr>
          <w:t>Ruine</w:t>
        </w:r>
        <w:r w:rsidR="00557479">
          <w:rPr>
            <w:noProof/>
            <w:webHidden/>
          </w:rPr>
          <w:tab/>
        </w:r>
        <w:r w:rsidR="005C5EA2">
          <w:rPr>
            <w:noProof/>
            <w:webHidden/>
          </w:rPr>
          <w:fldChar w:fldCharType="begin"/>
        </w:r>
        <w:r w:rsidR="00557479">
          <w:rPr>
            <w:noProof/>
            <w:webHidden/>
          </w:rPr>
          <w:instrText xml:space="preserve"> PAGEREF _Toc384985681 \h </w:instrText>
        </w:r>
        <w:r w:rsidR="005C5EA2">
          <w:rPr>
            <w:noProof/>
            <w:webHidden/>
          </w:rPr>
        </w:r>
        <w:r w:rsidR="005C5EA2">
          <w:rPr>
            <w:noProof/>
            <w:webHidden/>
          </w:rPr>
          <w:fldChar w:fldCharType="separate"/>
        </w:r>
        <w:r w:rsidR="00557479">
          <w:rPr>
            <w:noProof/>
            <w:webHidden/>
          </w:rPr>
          <w:t>9</w:t>
        </w:r>
        <w:r w:rsidR="005C5EA2">
          <w:rPr>
            <w:noProof/>
            <w:webHidden/>
          </w:rPr>
          <w:fldChar w:fldCharType="end"/>
        </w:r>
      </w:hyperlink>
    </w:p>
    <w:p w14:paraId="1AD4E408"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2" w:history="1">
        <w:r w:rsidR="00557479" w:rsidRPr="009657E4">
          <w:rPr>
            <w:rStyle w:val="Lienhypertexte"/>
            <w:noProof/>
          </w:rPr>
          <w:t>3.4</w:t>
        </w:r>
        <w:r w:rsidR="00557479">
          <w:rPr>
            <w:rFonts w:eastAsiaTheme="minorEastAsia"/>
            <w:b w:val="0"/>
            <w:bCs w:val="0"/>
            <w:smallCaps w:val="0"/>
            <w:noProof/>
            <w:lang w:eastAsia="fr-FR"/>
          </w:rPr>
          <w:tab/>
        </w:r>
        <w:r w:rsidR="00557479" w:rsidRPr="009657E4">
          <w:rPr>
            <w:rStyle w:val="Lienhypertexte"/>
            <w:noProof/>
          </w:rPr>
          <w:t>Emplacement libre</w:t>
        </w:r>
        <w:r w:rsidR="00557479">
          <w:rPr>
            <w:noProof/>
            <w:webHidden/>
          </w:rPr>
          <w:tab/>
        </w:r>
        <w:r w:rsidR="005C5EA2">
          <w:rPr>
            <w:noProof/>
            <w:webHidden/>
          </w:rPr>
          <w:fldChar w:fldCharType="begin"/>
        </w:r>
        <w:r w:rsidR="00557479">
          <w:rPr>
            <w:noProof/>
            <w:webHidden/>
          </w:rPr>
          <w:instrText xml:space="preserve"> PAGEREF _Toc384985682 \h </w:instrText>
        </w:r>
        <w:r w:rsidR="005C5EA2">
          <w:rPr>
            <w:noProof/>
            <w:webHidden/>
          </w:rPr>
        </w:r>
        <w:r w:rsidR="005C5EA2">
          <w:rPr>
            <w:noProof/>
            <w:webHidden/>
          </w:rPr>
          <w:fldChar w:fldCharType="separate"/>
        </w:r>
        <w:r w:rsidR="00557479">
          <w:rPr>
            <w:noProof/>
            <w:webHidden/>
          </w:rPr>
          <w:t>10</w:t>
        </w:r>
        <w:r w:rsidR="005C5EA2">
          <w:rPr>
            <w:noProof/>
            <w:webHidden/>
          </w:rPr>
          <w:fldChar w:fldCharType="end"/>
        </w:r>
      </w:hyperlink>
    </w:p>
    <w:p w14:paraId="743CC29F"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683" w:history="1">
        <w:r w:rsidR="00557479" w:rsidRPr="009657E4">
          <w:rPr>
            <w:rStyle w:val="Lienhypertexte"/>
            <w:noProof/>
          </w:rPr>
          <w:t>4.</w:t>
        </w:r>
        <w:r w:rsidR="00557479">
          <w:rPr>
            <w:rFonts w:eastAsiaTheme="minorEastAsia"/>
            <w:b w:val="0"/>
            <w:bCs w:val="0"/>
            <w:caps w:val="0"/>
            <w:noProof/>
            <w:u w:val="none"/>
            <w:lang w:eastAsia="fr-FR"/>
          </w:rPr>
          <w:tab/>
        </w:r>
        <w:r w:rsidR="00557479" w:rsidRPr="009657E4">
          <w:rPr>
            <w:rStyle w:val="Lienhypertexte"/>
            <w:noProof/>
          </w:rPr>
          <w:t>Secteur administratif</w:t>
        </w:r>
        <w:r w:rsidR="00557479">
          <w:rPr>
            <w:noProof/>
            <w:webHidden/>
          </w:rPr>
          <w:tab/>
        </w:r>
        <w:r w:rsidR="005C5EA2">
          <w:rPr>
            <w:noProof/>
            <w:webHidden/>
          </w:rPr>
          <w:fldChar w:fldCharType="begin"/>
        </w:r>
        <w:r w:rsidR="00557479">
          <w:rPr>
            <w:noProof/>
            <w:webHidden/>
          </w:rPr>
          <w:instrText xml:space="preserve"> PAGEREF _Toc384985683 \h </w:instrText>
        </w:r>
        <w:r w:rsidR="005C5EA2">
          <w:rPr>
            <w:noProof/>
            <w:webHidden/>
          </w:rPr>
        </w:r>
        <w:r w:rsidR="005C5EA2">
          <w:rPr>
            <w:noProof/>
            <w:webHidden/>
          </w:rPr>
          <w:fldChar w:fldCharType="separate"/>
        </w:r>
        <w:r w:rsidR="00557479">
          <w:rPr>
            <w:noProof/>
            <w:webHidden/>
          </w:rPr>
          <w:t>11</w:t>
        </w:r>
        <w:r w:rsidR="005C5EA2">
          <w:rPr>
            <w:noProof/>
            <w:webHidden/>
          </w:rPr>
          <w:fldChar w:fldCharType="end"/>
        </w:r>
      </w:hyperlink>
    </w:p>
    <w:p w14:paraId="5A03450C"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4" w:history="1">
        <w:r w:rsidR="00557479" w:rsidRPr="009657E4">
          <w:rPr>
            <w:rStyle w:val="Lienhypertexte"/>
            <w:noProof/>
          </w:rPr>
          <w:t>4.1</w:t>
        </w:r>
        <w:r w:rsidR="00557479">
          <w:rPr>
            <w:rFonts w:eastAsiaTheme="minorEastAsia"/>
            <w:b w:val="0"/>
            <w:bCs w:val="0"/>
            <w:smallCaps w:val="0"/>
            <w:noProof/>
            <w:lang w:eastAsia="fr-FR"/>
          </w:rPr>
          <w:tab/>
        </w:r>
        <w:r w:rsidR="00557479" w:rsidRPr="009657E4">
          <w:rPr>
            <w:rStyle w:val="Lienhypertexte"/>
            <w:noProof/>
          </w:rPr>
          <w:t>Hôtel de ville</w:t>
        </w:r>
        <w:r w:rsidR="00557479">
          <w:rPr>
            <w:noProof/>
            <w:webHidden/>
          </w:rPr>
          <w:tab/>
        </w:r>
        <w:r w:rsidR="005C5EA2">
          <w:rPr>
            <w:noProof/>
            <w:webHidden/>
          </w:rPr>
          <w:fldChar w:fldCharType="begin"/>
        </w:r>
        <w:r w:rsidR="00557479">
          <w:rPr>
            <w:noProof/>
            <w:webHidden/>
          </w:rPr>
          <w:instrText xml:space="preserve"> PAGEREF _Toc384985684 \h </w:instrText>
        </w:r>
        <w:r w:rsidR="005C5EA2">
          <w:rPr>
            <w:noProof/>
            <w:webHidden/>
          </w:rPr>
        </w:r>
        <w:r w:rsidR="005C5EA2">
          <w:rPr>
            <w:noProof/>
            <w:webHidden/>
          </w:rPr>
          <w:fldChar w:fldCharType="separate"/>
        </w:r>
        <w:r w:rsidR="00557479">
          <w:rPr>
            <w:noProof/>
            <w:webHidden/>
          </w:rPr>
          <w:t>11</w:t>
        </w:r>
        <w:r w:rsidR="005C5EA2">
          <w:rPr>
            <w:noProof/>
            <w:webHidden/>
          </w:rPr>
          <w:fldChar w:fldCharType="end"/>
        </w:r>
      </w:hyperlink>
    </w:p>
    <w:p w14:paraId="4A7CBDCB"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5" w:history="1">
        <w:r w:rsidR="00557479" w:rsidRPr="009657E4">
          <w:rPr>
            <w:rStyle w:val="Lienhypertexte"/>
            <w:noProof/>
          </w:rPr>
          <w:t>4.2</w:t>
        </w:r>
        <w:r w:rsidR="00557479">
          <w:rPr>
            <w:rFonts w:eastAsiaTheme="minorEastAsia"/>
            <w:b w:val="0"/>
            <w:bCs w:val="0"/>
            <w:smallCaps w:val="0"/>
            <w:noProof/>
            <w:lang w:eastAsia="fr-FR"/>
          </w:rPr>
          <w:tab/>
        </w:r>
        <w:r w:rsidR="00557479" w:rsidRPr="009657E4">
          <w:rPr>
            <w:rStyle w:val="Lienhypertexte"/>
            <w:noProof/>
          </w:rPr>
          <w:t>Préfecture</w:t>
        </w:r>
        <w:r w:rsidR="00557479">
          <w:rPr>
            <w:noProof/>
            <w:webHidden/>
          </w:rPr>
          <w:tab/>
        </w:r>
        <w:r w:rsidR="005C5EA2">
          <w:rPr>
            <w:noProof/>
            <w:webHidden/>
          </w:rPr>
          <w:fldChar w:fldCharType="begin"/>
        </w:r>
        <w:r w:rsidR="00557479">
          <w:rPr>
            <w:noProof/>
            <w:webHidden/>
          </w:rPr>
          <w:instrText xml:space="preserve"> PAGEREF _Toc384985685 \h </w:instrText>
        </w:r>
        <w:r w:rsidR="005C5EA2">
          <w:rPr>
            <w:noProof/>
            <w:webHidden/>
          </w:rPr>
        </w:r>
        <w:r w:rsidR="005C5EA2">
          <w:rPr>
            <w:noProof/>
            <w:webHidden/>
          </w:rPr>
          <w:fldChar w:fldCharType="separate"/>
        </w:r>
        <w:r w:rsidR="00557479">
          <w:rPr>
            <w:noProof/>
            <w:webHidden/>
          </w:rPr>
          <w:t>12</w:t>
        </w:r>
        <w:r w:rsidR="005C5EA2">
          <w:rPr>
            <w:noProof/>
            <w:webHidden/>
          </w:rPr>
          <w:fldChar w:fldCharType="end"/>
        </w:r>
      </w:hyperlink>
    </w:p>
    <w:p w14:paraId="2E89E5D2"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6" w:history="1">
        <w:r w:rsidR="00557479" w:rsidRPr="009657E4">
          <w:rPr>
            <w:rStyle w:val="Lienhypertexte"/>
            <w:noProof/>
          </w:rPr>
          <w:t>4.3</w:t>
        </w:r>
        <w:r w:rsidR="00557479">
          <w:rPr>
            <w:rFonts w:eastAsiaTheme="minorEastAsia"/>
            <w:b w:val="0"/>
            <w:bCs w:val="0"/>
            <w:smallCaps w:val="0"/>
            <w:noProof/>
            <w:lang w:eastAsia="fr-FR"/>
          </w:rPr>
          <w:tab/>
        </w:r>
        <w:r w:rsidR="00557479" w:rsidRPr="009657E4">
          <w:rPr>
            <w:rStyle w:val="Lienhypertexte"/>
            <w:noProof/>
          </w:rPr>
          <w:t>Palais</w:t>
        </w:r>
        <w:r w:rsidR="00557479">
          <w:rPr>
            <w:noProof/>
            <w:webHidden/>
          </w:rPr>
          <w:tab/>
        </w:r>
        <w:r w:rsidR="005C5EA2">
          <w:rPr>
            <w:noProof/>
            <w:webHidden/>
          </w:rPr>
          <w:fldChar w:fldCharType="begin"/>
        </w:r>
        <w:r w:rsidR="00557479">
          <w:rPr>
            <w:noProof/>
            <w:webHidden/>
          </w:rPr>
          <w:instrText xml:space="preserve"> PAGEREF _Toc384985686 \h </w:instrText>
        </w:r>
        <w:r w:rsidR="005C5EA2">
          <w:rPr>
            <w:noProof/>
            <w:webHidden/>
          </w:rPr>
        </w:r>
        <w:r w:rsidR="005C5EA2">
          <w:rPr>
            <w:noProof/>
            <w:webHidden/>
          </w:rPr>
          <w:fldChar w:fldCharType="separate"/>
        </w:r>
        <w:r w:rsidR="00557479">
          <w:rPr>
            <w:noProof/>
            <w:webHidden/>
          </w:rPr>
          <w:t>12</w:t>
        </w:r>
        <w:r w:rsidR="005C5EA2">
          <w:rPr>
            <w:noProof/>
            <w:webHidden/>
          </w:rPr>
          <w:fldChar w:fldCharType="end"/>
        </w:r>
      </w:hyperlink>
    </w:p>
    <w:p w14:paraId="7B42714B"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7" w:history="1">
        <w:r w:rsidR="00557479" w:rsidRPr="009657E4">
          <w:rPr>
            <w:rStyle w:val="Lienhypertexte"/>
            <w:noProof/>
          </w:rPr>
          <w:t>4.4</w:t>
        </w:r>
        <w:r w:rsidR="00557479">
          <w:rPr>
            <w:rFonts w:eastAsiaTheme="minorEastAsia"/>
            <w:b w:val="0"/>
            <w:bCs w:val="0"/>
            <w:smallCaps w:val="0"/>
            <w:noProof/>
            <w:lang w:eastAsia="fr-FR"/>
          </w:rPr>
          <w:tab/>
        </w:r>
        <w:r w:rsidR="00557479" w:rsidRPr="009657E4">
          <w:rPr>
            <w:rStyle w:val="Lienhypertexte"/>
            <w:noProof/>
          </w:rPr>
          <w:t>Comptoir</w:t>
        </w:r>
        <w:r w:rsidR="00557479">
          <w:rPr>
            <w:noProof/>
            <w:webHidden/>
          </w:rPr>
          <w:tab/>
        </w:r>
        <w:r w:rsidR="005C5EA2">
          <w:rPr>
            <w:noProof/>
            <w:webHidden/>
          </w:rPr>
          <w:fldChar w:fldCharType="begin"/>
        </w:r>
        <w:r w:rsidR="00557479">
          <w:rPr>
            <w:noProof/>
            <w:webHidden/>
          </w:rPr>
          <w:instrText xml:space="preserve"> PAGEREF _Toc384985687 \h </w:instrText>
        </w:r>
        <w:r w:rsidR="005C5EA2">
          <w:rPr>
            <w:noProof/>
            <w:webHidden/>
          </w:rPr>
        </w:r>
        <w:r w:rsidR="005C5EA2">
          <w:rPr>
            <w:noProof/>
            <w:webHidden/>
          </w:rPr>
          <w:fldChar w:fldCharType="separate"/>
        </w:r>
        <w:r w:rsidR="00557479">
          <w:rPr>
            <w:noProof/>
            <w:webHidden/>
          </w:rPr>
          <w:t>13</w:t>
        </w:r>
        <w:r w:rsidR="005C5EA2">
          <w:rPr>
            <w:noProof/>
            <w:webHidden/>
          </w:rPr>
          <w:fldChar w:fldCharType="end"/>
        </w:r>
      </w:hyperlink>
    </w:p>
    <w:p w14:paraId="3F013971"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688" w:history="1">
        <w:r w:rsidR="00557479" w:rsidRPr="009657E4">
          <w:rPr>
            <w:rStyle w:val="Lienhypertexte"/>
            <w:noProof/>
          </w:rPr>
          <w:t>5.</w:t>
        </w:r>
        <w:r w:rsidR="00557479">
          <w:rPr>
            <w:rFonts w:eastAsiaTheme="minorEastAsia"/>
            <w:b w:val="0"/>
            <w:bCs w:val="0"/>
            <w:caps w:val="0"/>
            <w:noProof/>
            <w:u w:val="none"/>
            <w:lang w:eastAsia="fr-FR"/>
          </w:rPr>
          <w:tab/>
        </w:r>
        <w:r w:rsidR="00557479" w:rsidRPr="009657E4">
          <w:rPr>
            <w:rStyle w:val="Lienhypertexte"/>
            <w:noProof/>
          </w:rPr>
          <w:t>Secteur primaire – ressource</w:t>
        </w:r>
        <w:r w:rsidR="00557479">
          <w:rPr>
            <w:noProof/>
            <w:webHidden/>
          </w:rPr>
          <w:tab/>
        </w:r>
        <w:r w:rsidR="005C5EA2">
          <w:rPr>
            <w:noProof/>
            <w:webHidden/>
          </w:rPr>
          <w:fldChar w:fldCharType="begin"/>
        </w:r>
        <w:r w:rsidR="00557479">
          <w:rPr>
            <w:noProof/>
            <w:webHidden/>
          </w:rPr>
          <w:instrText xml:space="preserve"> PAGEREF _Toc384985688 \h </w:instrText>
        </w:r>
        <w:r w:rsidR="005C5EA2">
          <w:rPr>
            <w:noProof/>
            <w:webHidden/>
          </w:rPr>
        </w:r>
        <w:r w:rsidR="005C5EA2">
          <w:rPr>
            <w:noProof/>
            <w:webHidden/>
          </w:rPr>
          <w:fldChar w:fldCharType="separate"/>
        </w:r>
        <w:r w:rsidR="00557479">
          <w:rPr>
            <w:noProof/>
            <w:webHidden/>
          </w:rPr>
          <w:t>15</w:t>
        </w:r>
        <w:r w:rsidR="005C5EA2">
          <w:rPr>
            <w:noProof/>
            <w:webHidden/>
          </w:rPr>
          <w:fldChar w:fldCharType="end"/>
        </w:r>
      </w:hyperlink>
    </w:p>
    <w:p w14:paraId="2D056CCF"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89" w:history="1">
        <w:r w:rsidR="00557479" w:rsidRPr="009657E4">
          <w:rPr>
            <w:rStyle w:val="Lienhypertexte"/>
            <w:noProof/>
          </w:rPr>
          <w:t>5.1</w:t>
        </w:r>
        <w:r w:rsidR="00557479">
          <w:rPr>
            <w:rFonts w:eastAsiaTheme="minorEastAsia"/>
            <w:b w:val="0"/>
            <w:bCs w:val="0"/>
            <w:smallCaps w:val="0"/>
            <w:noProof/>
            <w:lang w:eastAsia="fr-FR"/>
          </w:rPr>
          <w:tab/>
        </w:r>
        <w:r w:rsidR="00557479" w:rsidRPr="009657E4">
          <w:rPr>
            <w:rStyle w:val="Lienhypertexte"/>
            <w:noProof/>
          </w:rPr>
          <w:t>Cabane de bucheron</w:t>
        </w:r>
        <w:r w:rsidR="00557479">
          <w:rPr>
            <w:noProof/>
            <w:webHidden/>
          </w:rPr>
          <w:tab/>
        </w:r>
        <w:r w:rsidR="005C5EA2">
          <w:rPr>
            <w:noProof/>
            <w:webHidden/>
          </w:rPr>
          <w:fldChar w:fldCharType="begin"/>
        </w:r>
        <w:r w:rsidR="00557479">
          <w:rPr>
            <w:noProof/>
            <w:webHidden/>
          </w:rPr>
          <w:instrText xml:space="preserve"> PAGEREF _Toc384985689 \h </w:instrText>
        </w:r>
        <w:r w:rsidR="005C5EA2">
          <w:rPr>
            <w:noProof/>
            <w:webHidden/>
          </w:rPr>
        </w:r>
        <w:r w:rsidR="005C5EA2">
          <w:rPr>
            <w:noProof/>
            <w:webHidden/>
          </w:rPr>
          <w:fldChar w:fldCharType="separate"/>
        </w:r>
        <w:r w:rsidR="00557479">
          <w:rPr>
            <w:noProof/>
            <w:webHidden/>
          </w:rPr>
          <w:t>15</w:t>
        </w:r>
        <w:r w:rsidR="005C5EA2">
          <w:rPr>
            <w:noProof/>
            <w:webHidden/>
          </w:rPr>
          <w:fldChar w:fldCharType="end"/>
        </w:r>
      </w:hyperlink>
    </w:p>
    <w:p w14:paraId="442C02FD"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0" w:history="1">
        <w:r w:rsidR="00557479" w:rsidRPr="009657E4">
          <w:rPr>
            <w:rStyle w:val="Lienhypertexte"/>
            <w:noProof/>
          </w:rPr>
          <w:t>5.2</w:t>
        </w:r>
        <w:r w:rsidR="00557479">
          <w:rPr>
            <w:rFonts w:eastAsiaTheme="minorEastAsia"/>
            <w:b w:val="0"/>
            <w:bCs w:val="0"/>
            <w:smallCaps w:val="0"/>
            <w:noProof/>
            <w:lang w:eastAsia="fr-FR"/>
          </w:rPr>
          <w:tab/>
        </w:r>
        <w:r w:rsidR="00557479" w:rsidRPr="009657E4">
          <w:rPr>
            <w:rStyle w:val="Lienhypertexte"/>
            <w:noProof/>
          </w:rPr>
          <w:t>Cabane de cueilleur</w:t>
        </w:r>
        <w:r w:rsidR="00557479">
          <w:rPr>
            <w:noProof/>
            <w:webHidden/>
          </w:rPr>
          <w:tab/>
        </w:r>
        <w:r w:rsidR="005C5EA2">
          <w:rPr>
            <w:noProof/>
            <w:webHidden/>
          </w:rPr>
          <w:fldChar w:fldCharType="begin"/>
        </w:r>
        <w:r w:rsidR="00557479">
          <w:rPr>
            <w:noProof/>
            <w:webHidden/>
          </w:rPr>
          <w:instrText xml:space="preserve"> PAGEREF _Toc384985690 \h </w:instrText>
        </w:r>
        <w:r w:rsidR="005C5EA2">
          <w:rPr>
            <w:noProof/>
            <w:webHidden/>
          </w:rPr>
        </w:r>
        <w:r w:rsidR="005C5EA2">
          <w:rPr>
            <w:noProof/>
            <w:webHidden/>
          </w:rPr>
          <w:fldChar w:fldCharType="separate"/>
        </w:r>
        <w:r w:rsidR="00557479">
          <w:rPr>
            <w:noProof/>
            <w:webHidden/>
          </w:rPr>
          <w:t>16</w:t>
        </w:r>
        <w:r w:rsidR="005C5EA2">
          <w:rPr>
            <w:noProof/>
            <w:webHidden/>
          </w:rPr>
          <w:fldChar w:fldCharType="end"/>
        </w:r>
      </w:hyperlink>
    </w:p>
    <w:p w14:paraId="677B69D1"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1" w:history="1">
        <w:r w:rsidR="00557479" w:rsidRPr="009657E4">
          <w:rPr>
            <w:rStyle w:val="Lienhypertexte"/>
            <w:noProof/>
          </w:rPr>
          <w:t>5.3</w:t>
        </w:r>
        <w:r w:rsidR="00557479">
          <w:rPr>
            <w:rFonts w:eastAsiaTheme="minorEastAsia"/>
            <w:b w:val="0"/>
            <w:bCs w:val="0"/>
            <w:smallCaps w:val="0"/>
            <w:noProof/>
            <w:lang w:eastAsia="fr-FR"/>
          </w:rPr>
          <w:tab/>
        </w:r>
        <w:r w:rsidR="00557479" w:rsidRPr="009657E4">
          <w:rPr>
            <w:rStyle w:val="Lienhypertexte"/>
            <w:noProof/>
          </w:rPr>
          <w:t>Carrière</w:t>
        </w:r>
        <w:r w:rsidR="00557479">
          <w:rPr>
            <w:noProof/>
            <w:webHidden/>
          </w:rPr>
          <w:tab/>
        </w:r>
        <w:r w:rsidR="005C5EA2">
          <w:rPr>
            <w:noProof/>
            <w:webHidden/>
          </w:rPr>
          <w:fldChar w:fldCharType="begin"/>
        </w:r>
        <w:r w:rsidR="00557479">
          <w:rPr>
            <w:noProof/>
            <w:webHidden/>
          </w:rPr>
          <w:instrText xml:space="preserve"> PAGEREF _Toc384985691 \h </w:instrText>
        </w:r>
        <w:r w:rsidR="005C5EA2">
          <w:rPr>
            <w:noProof/>
            <w:webHidden/>
          </w:rPr>
        </w:r>
        <w:r w:rsidR="005C5EA2">
          <w:rPr>
            <w:noProof/>
            <w:webHidden/>
          </w:rPr>
          <w:fldChar w:fldCharType="separate"/>
        </w:r>
        <w:r w:rsidR="00557479">
          <w:rPr>
            <w:noProof/>
            <w:webHidden/>
          </w:rPr>
          <w:t>17</w:t>
        </w:r>
        <w:r w:rsidR="005C5EA2">
          <w:rPr>
            <w:noProof/>
            <w:webHidden/>
          </w:rPr>
          <w:fldChar w:fldCharType="end"/>
        </w:r>
      </w:hyperlink>
    </w:p>
    <w:p w14:paraId="049762D4"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2" w:history="1">
        <w:r w:rsidR="00557479" w:rsidRPr="009657E4">
          <w:rPr>
            <w:rStyle w:val="Lienhypertexte"/>
            <w:noProof/>
          </w:rPr>
          <w:t>5.4</w:t>
        </w:r>
        <w:r w:rsidR="00557479">
          <w:rPr>
            <w:rFonts w:eastAsiaTheme="minorEastAsia"/>
            <w:b w:val="0"/>
            <w:bCs w:val="0"/>
            <w:smallCaps w:val="0"/>
            <w:noProof/>
            <w:lang w:eastAsia="fr-FR"/>
          </w:rPr>
          <w:tab/>
        </w:r>
        <w:r w:rsidR="00557479" w:rsidRPr="009657E4">
          <w:rPr>
            <w:rStyle w:val="Lienhypertexte"/>
            <w:noProof/>
          </w:rPr>
          <w:t>Champ</w:t>
        </w:r>
        <w:r w:rsidR="00557479">
          <w:rPr>
            <w:noProof/>
            <w:webHidden/>
          </w:rPr>
          <w:tab/>
        </w:r>
        <w:r w:rsidR="005C5EA2">
          <w:rPr>
            <w:noProof/>
            <w:webHidden/>
          </w:rPr>
          <w:fldChar w:fldCharType="begin"/>
        </w:r>
        <w:r w:rsidR="00557479">
          <w:rPr>
            <w:noProof/>
            <w:webHidden/>
          </w:rPr>
          <w:instrText xml:space="preserve"> PAGEREF _Toc384985692 \h </w:instrText>
        </w:r>
        <w:r w:rsidR="005C5EA2">
          <w:rPr>
            <w:noProof/>
            <w:webHidden/>
          </w:rPr>
        </w:r>
        <w:r w:rsidR="005C5EA2">
          <w:rPr>
            <w:noProof/>
            <w:webHidden/>
          </w:rPr>
          <w:fldChar w:fldCharType="separate"/>
        </w:r>
        <w:r w:rsidR="00557479">
          <w:rPr>
            <w:noProof/>
            <w:webHidden/>
          </w:rPr>
          <w:t>17</w:t>
        </w:r>
        <w:r w:rsidR="005C5EA2">
          <w:rPr>
            <w:noProof/>
            <w:webHidden/>
          </w:rPr>
          <w:fldChar w:fldCharType="end"/>
        </w:r>
      </w:hyperlink>
    </w:p>
    <w:p w14:paraId="3EB701B5"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3" w:history="1">
        <w:r w:rsidR="00557479" w:rsidRPr="009657E4">
          <w:rPr>
            <w:rStyle w:val="Lienhypertexte"/>
            <w:noProof/>
          </w:rPr>
          <w:t>5.5</w:t>
        </w:r>
        <w:r w:rsidR="00557479">
          <w:rPr>
            <w:rFonts w:eastAsiaTheme="minorEastAsia"/>
            <w:b w:val="0"/>
            <w:bCs w:val="0"/>
            <w:smallCaps w:val="0"/>
            <w:noProof/>
            <w:lang w:eastAsia="fr-FR"/>
          </w:rPr>
          <w:tab/>
        </w:r>
        <w:r w:rsidR="00557479" w:rsidRPr="009657E4">
          <w:rPr>
            <w:rStyle w:val="Lienhypertexte"/>
            <w:noProof/>
          </w:rPr>
          <w:t>Mine</w:t>
        </w:r>
        <w:r w:rsidR="00557479">
          <w:rPr>
            <w:noProof/>
            <w:webHidden/>
          </w:rPr>
          <w:tab/>
        </w:r>
        <w:r w:rsidR="005C5EA2">
          <w:rPr>
            <w:noProof/>
            <w:webHidden/>
          </w:rPr>
          <w:fldChar w:fldCharType="begin"/>
        </w:r>
        <w:r w:rsidR="00557479">
          <w:rPr>
            <w:noProof/>
            <w:webHidden/>
          </w:rPr>
          <w:instrText xml:space="preserve"> PAGEREF _Toc384985693 \h </w:instrText>
        </w:r>
        <w:r w:rsidR="005C5EA2">
          <w:rPr>
            <w:noProof/>
            <w:webHidden/>
          </w:rPr>
        </w:r>
        <w:r w:rsidR="005C5EA2">
          <w:rPr>
            <w:noProof/>
            <w:webHidden/>
          </w:rPr>
          <w:fldChar w:fldCharType="separate"/>
        </w:r>
        <w:r w:rsidR="00557479">
          <w:rPr>
            <w:noProof/>
            <w:webHidden/>
          </w:rPr>
          <w:t>18</w:t>
        </w:r>
        <w:r w:rsidR="005C5EA2">
          <w:rPr>
            <w:noProof/>
            <w:webHidden/>
          </w:rPr>
          <w:fldChar w:fldCharType="end"/>
        </w:r>
      </w:hyperlink>
    </w:p>
    <w:p w14:paraId="0DC95A6B"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4" w:history="1">
        <w:r w:rsidR="00557479" w:rsidRPr="009657E4">
          <w:rPr>
            <w:rStyle w:val="Lienhypertexte"/>
            <w:noProof/>
          </w:rPr>
          <w:t>5.6</w:t>
        </w:r>
        <w:r w:rsidR="00557479">
          <w:rPr>
            <w:rFonts w:eastAsiaTheme="minorEastAsia"/>
            <w:b w:val="0"/>
            <w:bCs w:val="0"/>
            <w:smallCaps w:val="0"/>
            <w:noProof/>
            <w:lang w:eastAsia="fr-FR"/>
          </w:rPr>
          <w:tab/>
        </w:r>
        <w:r w:rsidR="00557479" w:rsidRPr="009657E4">
          <w:rPr>
            <w:rStyle w:val="Lienhypertexte"/>
            <w:noProof/>
          </w:rPr>
          <w:t>Entrepôt</w:t>
        </w:r>
        <w:r w:rsidR="00557479">
          <w:rPr>
            <w:noProof/>
            <w:webHidden/>
          </w:rPr>
          <w:tab/>
        </w:r>
        <w:r w:rsidR="005C5EA2">
          <w:rPr>
            <w:noProof/>
            <w:webHidden/>
          </w:rPr>
          <w:fldChar w:fldCharType="begin"/>
        </w:r>
        <w:r w:rsidR="00557479">
          <w:rPr>
            <w:noProof/>
            <w:webHidden/>
          </w:rPr>
          <w:instrText xml:space="preserve"> PAGEREF _Toc384985694 \h </w:instrText>
        </w:r>
        <w:r w:rsidR="005C5EA2">
          <w:rPr>
            <w:noProof/>
            <w:webHidden/>
          </w:rPr>
        </w:r>
        <w:r w:rsidR="005C5EA2">
          <w:rPr>
            <w:noProof/>
            <w:webHidden/>
          </w:rPr>
          <w:fldChar w:fldCharType="separate"/>
        </w:r>
        <w:r w:rsidR="00557479">
          <w:rPr>
            <w:noProof/>
            <w:webHidden/>
          </w:rPr>
          <w:t>19</w:t>
        </w:r>
        <w:r w:rsidR="005C5EA2">
          <w:rPr>
            <w:noProof/>
            <w:webHidden/>
          </w:rPr>
          <w:fldChar w:fldCharType="end"/>
        </w:r>
      </w:hyperlink>
    </w:p>
    <w:p w14:paraId="009E704D"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695" w:history="1">
        <w:r w:rsidR="00557479" w:rsidRPr="009657E4">
          <w:rPr>
            <w:rStyle w:val="Lienhypertexte"/>
            <w:noProof/>
          </w:rPr>
          <w:t>6.</w:t>
        </w:r>
        <w:r w:rsidR="00557479">
          <w:rPr>
            <w:rFonts w:eastAsiaTheme="minorEastAsia"/>
            <w:b w:val="0"/>
            <w:bCs w:val="0"/>
            <w:caps w:val="0"/>
            <w:noProof/>
            <w:u w:val="none"/>
            <w:lang w:eastAsia="fr-FR"/>
          </w:rPr>
          <w:tab/>
        </w:r>
        <w:r w:rsidR="00557479" w:rsidRPr="009657E4">
          <w:rPr>
            <w:rStyle w:val="Lienhypertexte"/>
            <w:noProof/>
          </w:rPr>
          <w:t>Secteur secondaire – manufactures</w:t>
        </w:r>
        <w:r w:rsidR="00557479">
          <w:rPr>
            <w:noProof/>
            <w:webHidden/>
          </w:rPr>
          <w:tab/>
        </w:r>
        <w:r w:rsidR="005C5EA2">
          <w:rPr>
            <w:noProof/>
            <w:webHidden/>
          </w:rPr>
          <w:fldChar w:fldCharType="begin"/>
        </w:r>
        <w:r w:rsidR="00557479">
          <w:rPr>
            <w:noProof/>
            <w:webHidden/>
          </w:rPr>
          <w:instrText xml:space="preserve"> PAGEREF _Toc384985695 \h </w:instrText>
        </w:r>
        <w:r w:rsidR="005C5EA2">
          <w:rPr>
            <w:noProof/>
            <w:webHidden/>
          </w:rPr>
        </w:r>
        <w:r w:rsidR="005C5EA2">
          <w:rPr>
            <w:noProof/>
            <w:webHidden/>
          </w:rPr>
          <w:fldChar w:fldCharType="separate"/>
        </w:r>
        <w:r w:rsidR="00557479">
          <w:rPr>
            <w:noProof/>
            <w:webHidden/>
          </w:rPr>
          <w:t>20</w:t>
        </w:r>
        <w:r w:rsidR="005C5EA2">
          <w:rPr>
            <w:noProof/>
            <w:webHidden/>
          </w:rPr>
          <w:fldChar w:fldCharType="end"/>
        </w:r>
      </w:hyperlink>
    </w:p>
    <w:p w14:paraId="5946DAA4"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6" w:history="1">
        <w:r w:rsidR="00557479" w:rsidRPr="009657E4">
          <w:rPr>
            <w:rStyle w:val="Lienhypertexte"/>
            <w:noProof/>
          </w:rPr>
          <w:t>6.1</w:t>
        </w:r>
        <w:r w:rsidR="00557479">
          <w:rPr>
            <w:rFonts w:eastAsiaTheme="minorEastAsia"/>
            <w:b w:val="0"/>
            <w:bCs w:val="0"/>
            <w:smallCaps w:val="0"/>
            <w:noProof/>
            <w:lang w:eastAsia="fr-FR"/>
          </w:rPr>
          <w:tab/>
        </w:r>
        <w:r w:rsidR="00557479" w:rsidRPr="009657E4">
          <w:rPr>
            <w:rStyle w:val="Lienhypertexte"/>
            <w:noProof/>
          </w:rPr>
          <w:t>Cabane de druide</w:t>
        </w:r>
        <w:r w:rsidR="00557479">
          <w:rPr>
            <w:noProof/>
            <w:webHidden/>
          </w:rPr>
          <w:tab/>
        </w:r>
        <w:r w:rsidR="005C5EA2">
          <w:rPr>
            <w:noProof/>
            <w:webHidden/>
          </w:rPr>
          <w:fldChar w:fldCharType="begin"/>
        </w:r>
        <w:r w:rsidR="00557479">
          <w:rPr>
            <w:noProof/>
            <w:webHidden/>
          </w:rPr>
          <w:instrText xml:space="preserve"> PAGEREF _Toc384985696 \h </w:instrText>
        </w:r>
        <w:r w:rsidR="005C5EA2">
          <w:rPr>
            <w:noProof/>
            <w:webHidden/>
          </w:rPr>
        </w:r>
        <w:r w:rsidR="005C5EA2">
          <w:rPr>
            <w:noProof/>
            <w:webHidden/>
          </w:rPr>
          <w:fldChar w:fldCharType="separate"/>
        </w:r>
        <w:r w:rsidR="00557479">
          <w:rPr>
            <w:noProof/>
            <w:webHidden/>
          </w:rPr>
          <w:t>20</w:t>
        </w:r>
        <w:r w:rsidR="005C5EA2">
          <w:rPr>
            <w:noProof/>
            <w:webHidden/>
          </w:rPr>
          <w:fldChar w:fldCharType="end"/>
        </w:r>
      </w:hyperlink>
    </w:p>
    <w:p w14:paraId="0E3EA6EA"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7" w:history="1">
        <w:r w:rsidR="00557479" w:rsidRPr="009657E4">
          <w:rPr>
            <w:rStyle w:val="Lienhypertexte"/>
            <w:noProof/>
          </w:rPr>
          <w:t>6.2</w:t>
        </w:r>
        <w:r w:rsidR="00557479">
          <w:rPr>
            <w:rFonts w:eastAsiaTheme="minorEastAsia"/>
            <w:b w:val="0"/>
            <w:bCs w:val="0"/>
            <w:smallCaps w:val="0"/>
            <w:noProof/>
            <w:lang w:eastAsia="fr-FR"/>
          </w:rPr>
          <w:tab/>
        </w:r>
        <w:r w:rsidR="00557479" w:rsidRPr="009657E4">
          <w:rPr>
            <w:rStyle w:val="Lienhypertexte"/>
            <w:noProof/>
          </w:rPr>
          <w:t>Cuisine</w:t>
        </w:r>
        <w:r w:rsidR="00557479">
          <w:rPr>
            <w:noProof/>
            <w:webHidden/>
          </w:rPr>
          <w:tab/>
        </w:r>
        <w:r w:rsidR="005C5EA2">
          <w:rPr>
            <w:noProof/>
            <w:webHidden/>
          </w:rPr>
          <w:fldChar w:fldCharType="begin"/>
        </w:r>
        <w:r w:rsidR="00557479">
          <w:rPr>
            <w:noProof/>
            <w:webHidden/>
          </w:rPr>
          <w:instrText xml:space="preserve"> PAGEREF _Toc384985697 \h </w:instrText>
        </w:r>
        <w:r w:rsidR="005C5EA2">
          <w:rPr>
            <w:noProof/>
            <w:webHidden/>
          </w:rPr>
        </w:r>
        <w:r w:rsidR="005C5EA2">
          <w:rPr>
            <w:noProof/>
            <w:webHidden/>
          </w:rPr>
          <w:fldChar w:fldCharType="separate"/>
        </w:r>
        <w:r w:rsidR="00557479">
          <w:rPr>
            <w:noProof/>
            <w:webHidden/>
          </w:rPr>
          <w:t>21</w:t>
        </w:r>
        <w:r w:rsidR="005C5EA2">
          <w:rPr>
            <w:noProof/>
            <w:webHidden/>
          </w:rPr>
          <w:fldChar w:fldCharType="end"/>
        </w:r>
      </w:hyperlink>
    </w:p>
    <w:p w14:paraId="14961C14"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8" w:history="1">
        <w:r w:rsidR="00557479" w:rsidRPr="009657E4">
          <w:rPr>
            <w:rStyle w:val="Lienhypertexte"/>
            <w:noProof/>
          </w:rPr>
          <w:t>6.3</w:t>
        </w:r>
        <w:r w:rsidR="00557479">
          <w:rPr>
            <w:rFonts w:eastAsiaTheme="minorEastAsia"/>
            <w:b w:val="0"/>
            <w:bCs w:val="0"/>
            <w:smallCaps w:val="0"/>
            <w:noProof/>
            <w:lang w:eastAsia="fr-FR"/>
          </w:rPr>
          <w:tab/>
        </w:r>
        <w:r w:rsidR="00557479" w:rsidRPr="009657E4">
          <w:rPr>
            <w:rStyle w:val="Lienhypertexte"/>
            <w:noProof/>
          </w:rPr>
          <w:t>Scierie</w:t>
        </w:r>
        <w:r w:rsidR="00557479">
          <w:rPr>
            <w:noProof/>
            <w:webHidden/>
          </w:rPr>
          <w:tab/>
        </w:r>
        <w:r w:rsidR="005C5EA2">
          <w:rPr>
            <w:noProof/>
            <w:webHidden/>
          </w:rPr>
          <w:fldChar w:fldCharType="begin"/>
        </w:r>
        <w:r w:rsidR="00557479">
          <w:rPr>
            <w:noProof/>
            <w:webHidden/>
          </w:rPr>
          <w:instrText xml:space="preserve"> PAGEREF _Toc384985698 \h </w:instrText>
        </w:r>
        <w:r w:rsidR="005C5EA2">
          <w:rPr>
            <w:noProof/>
            <w:webHidden/>
          </w:rPr>
        </w:r>
        <w:r w:rsidR="005C5EA2">
          <w:rPr>
            <w:noProof/>
            <w:webHidden/>
          </w:rPr>
          <w:fldChar w:fldCharType="separate"/>
        </w:r>
        <w:r w:rsidR="00557479">
          <w:rPr>
            <w:noProof/>
            <w:webHidden/>
          </w:rPr>
          <w:t>21</w:t>
        </w:r>
        <w:r w:rsidR="005C5EA2">
          <w:rPr>
            <w:noProof/>
            <w:webHidden/>
          </w:rPr>
          <w:fldChar w:fldCharType="end"/>
        </w:r>
      </w:hyperlink>
    </w:p>
    <w:p w14:paraId="5DBFE02A"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699" w:history="1">
        <w:r w:rsidR="00557479" w:rsidRPr="009657E4">
          <w:rPr>
            <w:rStyle w:val="Lienhypertexte"/>
            <w:noProof/>
          </w:rPr>
          <w:t>6.4</w:t>
        </w:r>
        <w:r w:rsidR="00557479">
          <w:rPr>
            <w:rFonts w:eastAsiaTheme="minorEastAsia"/>
            <w:b w:val="0"/>
            <w:bCs w:val="0"/>
            <w:smallCaps w:val="0"/>
            <w:noProof/>
            <w:lang w:eastAsia="fr-FR"/>
          </w:rPr>
          <w:tab/>
        </w:r>
        <w:r w:rsidR="00557479" w:rsidRPr="009657E4">
          <w:rPr>
            <w:rStyle w:val="Lienhypertexte"/>
            <w:noProof/>
          </w:rPr>
          <w:t>Charbonnière</w:t>
        </w:r>
        <w:r w:rsidR="00557479">
          <w:rPr>
            <w:noProof/>
            <w:webHidden/>
          </w:rPr>
          <w:tab/>
        </w:r>
        <w:r w:rsidR="005C5EA2">
          <w:rPr>
            <w:noProof/>
            <w:webHidden/>
          </w:rPr>
          <w:fldChar w:fldCharType="begin"/>
        </w:r>
        <w:r w:rsidR="00557479">
          <w:rPr>
            <w:noProof/>
            <w:webHidden/>
          </w:rPr>
          <w:instrText xml:space="preserve"> PAGEREF _Toc384985699 \h </w:instrText>
        </w:r>
        <w:r w:rsidR="005C5EA2">
          <w:rPr>
            <w:noProof/>
            <w:webHidden/>
          </w:rPr>
        </w:r>
        <w:r w:rsidR="005C5EA2">
          <w:rPr>
            <w:noProof/>
            <w:webHidden/>
          </w:rPr>
          <w:fldChar w:fldCharType="separate"/>
        </w:r>
        <w:r w:rsidR="00557479">
          <w:rPr>
            <w:noProof/>
            <w:webHidden/>
          </w:rPr>
          <w:t>21</w:t>
        </w:r>
        <w:r w:rsidR="005C5EA2">
          <w:rPr>
            <w:noProof/>
            <w:webHidden/>
          </w:rPr>
          <w:fldChar w:fldCharType="end"/>
        </w:r>
      </w:hyperlink>
    </w:p>
    <w:p w14:paraId="25078E3D"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0" w:history="1">
        <w:r w:rsidR="00557479" w:rsidRPr="009657E4">
          <w:rPr>
            <w:rStyle w:val="Lienhypertexte"/>
            <w:noProof/>
          </w:rPr>
          <w:t>6.5</w:t>
        </w:r>
        <w:r w:rsidR="00557479">
          <w:rPr>
            <w:rFonts w:eastAsiaTheme="minorEastAsia"/>
            <w:b w:val="0"/>
            <w:bCs w:val="0"/>
            <w:smallCaps w:val="0"/>
            <w:noProof/>
            <w:lang w:eastAsia="fr-FR"/>
          </w:rPr>
          <w:tab/>
        </w:r>
        <w:r w:rsidR="00557479" w:rsidRPr="009657E4">
          <w:rPr>
            <w:rStyle w:val="Lienhypertexte"/>
            <w:noProof/>
          </w:rPr>
          <w:t>Cokerie</w:t>
        </w:r>
        <w:r w:rsidR="00557479">
          <w:rPr>
            <w:noProof/>
            <w:webHidden/>
          </w:rPr>
          <w:tab/>
        </w:r>
        <w:r w:rsidR="005C5EA2">
          <w:rPr>
            <w:noProof/>
            <w:webHidden/>
          </w:rPr>
          <w:fldChar w:fldCharType="begin"/>
        </w:r>
        <w:r w:rsidR="00557479">
          <w:rPr>
            <w:noProof/>
            <w:webHidden/>
          </w:rPr>
          <w:instrText xml:space="preserve"> PAGEREF _Toc384985700 \h </w:instrText>
        </w:r>
        <w:r w:rsidR="005C5EA2">
          <w:rPr>
            <w:noProof/>
            <w:webHidden/>
          </w:rPr>
        </w:r>
        <w:r w:rsidR="005C5EA2">
          <w:rPr>
            <w:noProof/>
            <w:webHidden/>
          </w:rPr>
          <w:fldChar w:fldCharType="separate"/>
        </w:r>
        <w:r w:rsidR="00557479">
          <w:rPr>
            <w:noProof/>
            <w:webHidden/>
          </w:rPr>
          <w:t>22</w:t>
        </w:r>
        <w:r w:rsidR="005C5EA2">
          <w:rPr>
            <w:noProof/>
            <w:webHidden/>
          </w:rPr>
          <w:fldChar w:fldCharType="end"/>
        </w:r>
      </w:hyperlink>
    </w:p>
    <w:p w14:paraId="2DE891FA"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1" w:history="1">
        <w:r w:rsidR="00557479" w:rsidRPr="009657E4">
          <w:rPr>
            <w:rStyle w:val="Lienhypertexte"/>
            <w:noProof/>
          </w:rPr>
          <w:t>6.6</w:t>
        </w:r>
        <w:r w:rsidR="00557479">
          <w:rPr>
            <w:rFonts w:eastAsiaTheme="minorEastAsia"/>
            <w:b w:val="0"/>
            <w:bCs w:val="0"/>
            <w:smallCaps w:val="0"/>
            <w:noProof/>
            <w:lang w:eastAsia="fr-FR"/>
          </w:rPr>
          <w:tab/>
        </w:r>
        <w:r w:rsidR="00557479" w:rsidRPr="009657E4">
          <w:rPr>
            <w:rStyle w:val="Lienhypertexte"/>
            <w:noProof/>
          </w:rPr>
          <w:t>Bas fourneau</w:t>
        </w:r>
        <w:r w:rsidR="00557479">
          <w:rPr>
            <w:noProof/>
            <w:webHidden/>
          </w:rPr>
          <w:tab/>
        </w:r>
        <w:r w:rsidR="005C5EA2">
          <w:rPr>
            <w:noProof/>
            <w:webHidden/>
          </w:rPr>
          <w:fldChar w:fldCharType="begin"/>
        </w:r>
        <w:r w:rsidR="00557479">
          <w:rPr>
            <w:noProof/>
            <w:webHidden/>
          </w:rPr>
          <w:instrText xml:space="preserve"> PAGEREF _Toc384985701 \h </w:instrText>
        </w:r>
        <w:r w:rsidR="005C5EA2">
          <w:rPr>
            <w:noProof/>
            <w:webHidden/>
          </w:rPr>
        </w:r>
        <w:r w:rsidR="005C5EA2">
          <w:rPr>
            <w:noProof/>
            <w:webHidden/>
          </w:rPr>
          <w:fldChar w:fldCharType="separate"/>
        </w:r>
        <w:r w:rsidR="00557479">
          <w:rPr>
            <w:noProof/>
            <w:webHidden/>
          </w:rPr>
          <w:t>22</w:t>
        </w:r>
        <w:r w:rsidR="005C5EA2">
          <w:rPr>
            <w:noProof/>
            <w:webHidden/>
          </w:rPr>
          <w:fldChar w:fldCharType="end"/>
        </w:r>
      </w:hyperlink>
    </w:p>
    <w:p w14:paraId="4E34F92A"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2" w:history="1">
        <w:r w:rsidR="00557479" w:rsidRPr="009657E4">
          <w:rPr>
            <w:rStyle w:val="Lienhypertexte"/>
            <w:noProof/>
          </w:rPr>
          <w:t>6.7</w:t>
        </w:r>
        <w:r w:rsidR="00557479">
          <w:rPr>
            <w:rFonts w:eastAsiaTheme="minorEastAsia"/>
            <w:b w:val="0"/>
            <w:bCs w:val="0"/>
            <w:smallCaps w:val="0"/>
            <w:noProof/>
            <w:lang w:eastAsia="fr-FR"/>
          </w:rPr>
          <w:tab/>
        </w:r>
        <w:r w:rsidR="00557479" w:rsidRPr="009657E4">
          <w:rPr>
            <w:rStyle w:val="Lienhypertexte"/>
            <w:noProof/>
          </w:rPr>
          <w:t>Haut fourneau</w:t>
        </w:r>
        <w:r w:rsidR="00557479">
          <w:rPr>
            <w:noProof/>
            <w:webHidden/>
          </w:rPr>
          <w:tab/>
        </w:r>
        <w:r w:rsidR="005C5EA2">
          <w:rPr>
            <w:noProof/>
            <w:webHidden/>
          </w:rPr>
          <w:fldChar w:fldCharType="begin"/>
        </w:r>
        <w:r w:rsidR="00557479">
          <w:rPr>
            <w:noProof/>
            <w:webHidden/>
          </w:rPr>
          <w:instrText xml:space="preserve"> PAGEREF _Toc384985702 \h </w:instrText>
        </w:r>
        <w:r w:rsidR="005C5EA2">
          <w:rPr>
            <w:noProof/>
            <w:webHidden/>
          </w:rPr>
        </w:r>
        <w:r w:rsidR="005C5EA2">
          <w:rPr>
            <w:noProof/>
            <w:webHidden/>
          </w:rPr>
          <w:fldChar w:fldCharType="separate"/>
        </w:r>
        <w:r w:rsidR="00557479">
          <w:rPr>
            <w:noProof/>
            <w:webHidden/>
          </w:rPr>
          <w:t>23</w:t>
        </w:r>
        <w:r w:rsidR="005C5EA2">
          <w:rPr>
            <w:noProof/>
            <w:webHidden/>
          </w:rPr>
          <w:fldChar w:fldCharType="end"/>
        </w:r>
      </w:hyperlink>
    </w:p>
    <w:p w14:paraId="614795D3"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3" w:history="1">
        <w:r w:rsidR="00557479" w:rsidRPr="009657E4">
          <w:rPr>
            <w:rStyle w:val="Lienhypertexte"/>
            <w:noProof/>
          </w:rPr>
          <w:t>6.8</w:t>
        </w:r>
        <w:r w:rsidR="00557479">
          <w:rPr>
            <w:rFonts w:eastAsiaTheme="minorEastAsia"/>
            <w:b w:val="0"/>
            <w:bCs w:val="0"/>
            <w:smallCaps w:val="0"/>
            <w:noProof/>
            <w:lang w:eastAsia="fr-FR"/>
          </w:rPr>
          <w:tab/>
        </w:r>
        <w:r w:rsidR="00557479" w:rsidRPr="009657E4">
          <w:rPr>
            <w:rStyle w:val="Lienhypertexte"/>
            <w:noProof/>
          </w:rPr>
          <w:t>Forge</w:t>
        </w:r>
        <w:r w:rsidR="00557479">
          <w:rPr>
            <w:noProof/>
            <w:webHidden/>
          </w:rPr>
          <w:tab/>
        </w:r>
        <w:r w:rsidR="005C5EA2">
          <w:rPr>
            <w:noProof/>
            <w:webHidden/>
          </w:rPr>
          <w:fldChar w:fldCharType="begin"/>
        </w:r>
        <w:r w:rsidR="00557479">
          <w:rPr>
            <w:noProof/>
            <w:webHidden/>
          </w:rPr>
          <w:instrText xml:space="preserve"> PAGEREF _Toc384985703 \h </w:instrText>
        </w:r>
        <w:r w:rsidR="005C5EA2">
          <w:rPr>
            <w:noProof/>
            <w:webHidden/>
          </w:rPr>
        </w:r>
        <w:r w:rsidR="005C5EA2">
          <w:rPr>
            <w:noProof/>
            <w:webHidden/>
          </w:rPr>
          <w:fldChar w:fldCharType="separate"/>
        </w:r>
        <w:r w:rsidR="00557479">
          <w:rPr>
            <w:noProof/>
            <w:webHidden/>
          </w:rPr>
          <w:t>23</w:t>
        </w:r>
        <w:r w:rsidR="005C5EA2">
          <w:rPr>
            <w:noProof/>
            <w:webHidden/>
          </w:rPr>
          <w:fldChar w:fldCharType="end"/>
        </w:r>
      </w:hyperlink>
    </w:p>
    <w:p w14:paraId="124BAA21"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704" w:history="1">
        <w:r w:rsidR="00557479" w:rsidRPr="009657E4">
          <w:rPr>
            <w:rStyle w:val="Lienhypertexte"/>
            <w:noProof/>
          </w:rPr>
          <w:t>7.</w:t>
        </w:r>
        <w:r w:rsidR="00557479">
          <w:rPr>
            <w:rFonts w:eastAsiaTheme="minorEastAsia"/>
            <w:b w:val="0"/>
            <w:bCs w:val="0"/>
            <w:caps w:val="0"/>
            <w:noProof/>
            <w:u w:val="none"/>
            <w:lang w:eastAsia="fr-FR"/>
          </w:rPr>
          <w:tab/>
        </w:r>
        <w:r w:rsidR="00557479" w:rsidRPr="009657E4">
          <w:rPr>
            <w:rStyle w:val="Lienhypertexte"/>
            <w:noProof/>
          </w:rPr>
          <w:t>Secteur tertiaire – services</w:t>
        </w:r>
        <w:r w:rsidR="00557479">
          <w:rPr>
            <w:noProof/>
            <w:webHidden/>
          </w:rPr>
          <w:tab/>
        </w:r>
        <w:r w:rsidR="005C5EA2">
          <w:rPr>
            <w:noProof/>
            <w:webHidden/>
          </w:rPr>
          <w:fldChar w:fldCharType="begin"/>
        </w:r>
        <w:r w:rsidR="00557479">
          <w:rPr>
            <w:noProof/>
            <w:webHidden/>
          </w:rPr>
          <w:instrText xml:space="preserve"> PAGEREF _Toc384985704 \h </w:instrText>
        </w:r>
        <w:r w:rsidR="005C5EA2">
          <w:rPr>
            <w:noProof/>
            <w:webHidden/>
          </w:rPr>
        </w:r>
        <w:r w:rsidR="005C5EA2">
          <w:rPr>
            <w:noProof/>
            <w:webHidden/>
          </w:rPr>
          <w:fldChar w:fldCharType="separate"/>
        </w:r>
        <w:r w:rsidR="00557479">
          <w:rPr>
            <w:noProof/>
            <w:webHidden/>
          </w:rPr>
          <w:t>24</w:t>
        </w:r>
        <w:r w:rsidR="005C5EA2">
          <w:rPr>
            <w:noProof/>
            <w:webHidden/>
          </w:rPr>
          <w:fldChar w:fldCharType="end"/>
        </w:r>
      </w:hyperlink>
    </w:p>
    <w:p w14:paraId="7BCA6BBB"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5" w:history="1">
        <w:r w:rsidR="00557479" w:rsidRPr="009657E4">
          <w:rPr>
            <w:rStyle w:val="Lienhypertexte"/>
            <w:noProof/>
          </w:rPr>
          <w:t>7.1</w:t>
        </w:r>
        <w:r w:rsidR="00557479">
          <w:rPr>
            <w:rFonts w:eastAsiaTheme="minorEastAsia"/>
            <w:b w:val="0"/>
            <w:bCs w:val="0"/>
            <w:smallCaps w:val="0"/>
            <w:noProof/>
            <w:lang w:eastAsia="fr-FR"/>
          </w:rPr>
          <w:tab/>
        </w:r>
        <w:r w:rsidR="00557479" w:rsidRPr="009657E4">
          <w:rPr>
            <w:rStyle w:val="Lienhypertexte"/>
            <w:noProof/>
          </w:rPr>
          <w:t>Marché</w:t>
        </w:r>
        <w:r w:rsidR="00557479">
          <w:rPr>
            <w:noProof/>
            <w:webHidden/>
          </w:rPr>
          <w:tab/>
        </w:r>
        <w:r w:rsidR="005C5EA2">
          <w:rPr>
            <w:noProof/>
            <w:webHidden/>
          </w:rPr>
          <w:fldChar w:fldCharType="begin"/>
        </w:r>
        <w:r w:rsidR="00557479">
          <w:rPr>
            <w:noProof/>
            <w:webHidden/>
          </w:rPr>
          <w:instrText xml:space="preserve"> PAGEREF _Toc384985705 \h </w:instrText>
        </w:r>
        <w:r w:rsidR="005C5EA2">
          <w:rPr>
            <w:noProof/>
            <w:webHidden/>
          </w:rPr>
        </w:r>
        <w:r w:rsidR="005C5EA2">
          <w:rPr>
            <w:noProof/>
            <w:webHidden/>
          </w:rPr>
          <w:fldChar w:fldCharType="separate"/>
        </w:r>
        <w:r w:rsidR="00557479">
          <w:rPr>
            <w:noProof/>
            <w:webHidden/>
          </w:rPr>
          <w:t>24</w:t>
        </w:r>
        <w:r w:rsidR="005C5EA2">
          <w:rPr>
            <w:noProof/>
            <w:webHidden/>
          </w:rPr>
          <w:fldChar w:fldCharType="end"/>
        </w:r>
      </w:hyperlink>
    </w:p>
    <w:p w14:paraId="1F93EA88"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6" w:history="1">
        <w:r w:rsidR="00557479" w:rsidRPr="009657E4">
          <w:rPr>
            <w:rStyle w:val="Lienhypertexte"/>
            <w:noProof/>
          </w:rPr>
          <w:t>7.2</w:t>
        </w:r>
        <w:r w:rsidR="00557479">
          <w:rPr>
            <w:rFonts w:eastAsiaTheme="minorEastAsia"/>
            <w:b w:val="0"/>
            <w:bCs w:val="0"/>
            <w:smallCaps w:val="0"/>
            <w:noProof/>
            <w:lang w:eastAsia="fr-FR"/>
          </w:rPr>
          <w:tab/>
        </w:r>
        <w:r w:rsidR="00557479" w:rsidRPr="009657E4">
          <w:rPr>
            <w:rStyle w:val="Lienhypertexte"/>
            <w:noProof/>
          </w:rPr>
          <w:t>Bourse</w:t>
        </w:r>
        <w:r w:rsidR="00557479">
          <w:rPr>
            <w:noProof/>
            <w:webHidden/>
          </w:rPr>
          <w:tab/>
        </w:r>
        <w:r w:rsidR="005C5EA2">
          <w:rPr>
            <w:noProof/>
            <w:webHidden/>
          </w:rPr>
          <w:fldChar w:fldCharType="begin"/>
        </w:r>
        <w:r w:rsidR="00557479">
          <w:rPr>
            <w:noProof/>
            <w:webHidden/>
          </w:rPr>
          <w:instrText xml:space="preserve"> PAGEREF _Toc384985706 \h </w:instrText>
        </w:r>
        <w:r w:rsidR="005C5EA2">
          <w:rPr>
            <w:noProof/>
            <w:webHidden/>
          </w:rPr>
        </w:r>
        <w:r w:rsidR="005C5EA2">
          <w:rPr>
            <w:noProof/>
            <w:webHidden/>
          </w:rPr>
          <w:fldChar w:fldCharType="separate"/>
        </w:r>
        <w:r w:rsidR="00557479">
          <w:rPr>
            <w:noProof/>
            <w:webHidden/>
          </w:rPr>
          <w:t>26</w:t>
        </w:r>
        <w:r w:rsidR="005C5EA2">
          <w:rPr>
            <w:noProof/>
            <w:webHidden/>
          </w:rPr>
          <w:fldChar w:fldCharType="end"/>
        </w:r>
      </w:hyperlink>
    </w:p>
    <w:p w14:paraId="08993827"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7" w:history="1">
        <w:r w:rsidR="00557479" w:rsidRPr="009657E4">
          <w:rPr>
            <w:rStyle w:val="Lienhypertexte"/>
            <w:noProof/>
          </w:rPr>
          <w:t>7.3</w:t>
        </w:r>
        <w:r w:rsidR="00557479">
          <w:rPr>
            <w:rFonts w:eastAsiaTheme="minorEastAsia"/>
            <w:b w:val="0"/>
            <w:bCs w:val="0"/>
            <w:smallCaps w:val="0"/>
            <w:noProof/>
            <w:lang w:eastAsia="fr-FR"/>
          </w:rPr>
          <w:tab/>
        </w:r>
        <w:r w:rsidR="00557479" w:rsidRPr="009657E4">
          <w:rPr>
            <w:rStyle w:val="Lienhypertexte"/>
            <w:noProof/>
          </w:rPr>
          <w:t>Taverne</w:t>
        </w:r>
        <w:r w:rsidR="00557479">
          <w:rPr>
            <w:noProof/>
            <w:webHidden/>
          </w:rPr>
          <w:tab/>
        </w:r>
        <w:r w:rsidR="005C5EA2">
          <w:rPr>
            <w:noProof/>
            <w:webHidden/>
          </w:rPr>
          <w:fldChar w:fldCharType="begin"/>
        </w:r>
        <w:r w:rsidR="00557479">
          <w:rPr>
            <w:noProof/>
            <w:webHidden/>
          </w:rPr>
          <w:instrText xml:space="preserve"> PAGEREF _Toc384985707 \h </w:instrText>
        </w:r>
        <w:r w:rsidR="005C5EA2">
          <w:rPr>
            <w:noProof/>
            <w:webHidden/>
          </w:rPr>
        </w:r>
        <w:r w:rsidR="005C5EA2">
          <w:rPr>
            <w:noProof/>
            <w:webHidden/>
          </w:rPr>
          <w:fldChar w:fldCharType="separate"/>
        </w:r>
        <w:r w:rsidR="00557479">
          <w:rPr>
            <w:noProof/>
            <w:webHidden/>
          </w:rPr>
          <w:t>27</w:t>
        </w:r>
        <w:r w:rsidR="005C5EA2">
          <w:rPr>
            <w:noProof/>
            <w:webHidden/>
          </w:rPr>
          <w:fldChar w:fldCharType="end"/>
        </w:r>
      </w:hyperlink>
    </w:p>
    <w:p w14:paraId="790BF459"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8" w:history="1">
        <w:r w:rsidR="00557479" w:rsidRPr="009657E4">
          <w:rPr>
            <w:rStyle w:val="Lienhypertexte"/>
            <w:noProof/>
          </w:rPr>
          <w:t>7.4</w:t>
        </w:r>
        <w:r w:rsidR="00557479">
          <w:rPr>
            <w:rFonts w:eastAsiaTheme="minorEastAsia"/>
            <w:b w:val="0"/>
            <w:bCs w:val="0"/>
            <w:smallCaps w:val="0"/>
            <w:noProof/>
            <w:lang w:eastAsia="fr-FR"/>
          </w:rPr>
          <w:tab/>
        </w:r>
        <w:r w:rsidR="00557479" w:rsidRPr="009657E4">
          <w:rPr>
            <w:rStyle w:val="Lienhypertexte"/>
            <w:noProof/>
          </w:rPr>
          <w:t>Forum</w:t>
        </w:r>
        <w:r w:rsidR="00557479">
          <w:rPr>
            <w:noProof/>
            <w:webHidden/>
          </w:rPr>
          <w:tab/>
        </w:r>
        <w:r w:rsidR="005C5EA2">
          <w:rPr>
            <w:noProof/>
            <w:webHidden/>
          </w:rPr>
          <w:fldChar w:fldCharType="begin"/>
        </w:r>
        <w:r w:rsidR="00557479">
          <w:rPr>
            <w:noProof/>
            <w:webHidden/>
          </w:rPr>
          <w:instrText xml:space="preserve"> PAGEREF _Toc384985708 \h </w:instrText>
        </w:r>
        <w:r w:rsidR="005C5EA2">
          <w:rPr>
            <w:noProof/>
            <w:webHidden/>
          </w:rPr>
        </w:r>
        <w:r w:rsidR="005C5EA2">
          <w:rPr>
            <w:noProof/>
            <w:webHidden/>
          </w:rPr>
          <w:fldChar w:fldCharType="separate"/>
        </w:r>
        <w:r w:rsidR="00557479">
          <w:rPr>
            <w:noProof/>
            <w:webHidden/>
          </w:rPr>
          <w:t>27</w:t>
        </w:r>
        <w:r w:rsidR="005C5EA2">
          <w:rPr>
            <w:noProof/>
            <w:webHidden/>
          </w:rPr>
          <w:fldChar w:fldCharType="end"/>
        </w:r>
      </w:hyperlink>
    </w:p>
    <w:p w14:paraId="5AAA05C6"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09" w:history="1">
        <w:r w:rsidR="00557479" w:rsidRPr="009657E4">
          <w:rPr>
            <w:rStyle w:val="Lienhypertexte"/>
            <w:noProof/>
          </w:rPr>
          <w:t>7.5</w:t>
        </w:r>
        <w:r w:rsidR="00557479">
          <w:rPr>
            <w:rFonts w:eastAsiaTheme="minorEastAsia"/>
            <w:b w:val="0"/>
            <w:bCs w:val="0"/>
            <w:smallCaps w:val="0"/>
            <w:noProof/>
            <w:lang w:eastAsia="fr-FR"/>
          </w:rPr>
          <w:tab/>
        </w:r>
        <w:r w:rsidR="00557479" w:rsidRPr="009657E4">
          <w:rPr>
            <w:rStyle w:val="Lienhypertexte"/>
            <w:noProof/>
          </w:rPr>
          <w:t>Bureau de poste</w:t>
        </w:r>
        <w:r w:rsidR="00557479">
          <w:rPr>
            <w:noProof/>
            <w:webHidden/>
          </w:rPr>
          <w:tab/>
        </w:r>
        <w:r w:rsidR="005C5EA2">
          <w:rPr>
            <w:noProof/>
            <w:webHidden/>
          </w:rPr>
          <w:fldChar w:fldCharType="begin"/>
        </w:r>
        <w:r w:rsidR="00557479">
          <w:rPr>
            <w:noProof/>
            <w:webHidden/>
          </w:rPr>
          <w:instrText xml:space="preserve"> PAGEREF _Toc384985709 \h </w:instrText>
        </w:r>
        <w:r w:rsidR="005C5EA2">
          <w:rPr>
            <w:noProof/>
            <w:webHidden/>
          </w:rPr>
        </w:r>
        <w:r w:rsidR="005C5EA2">
          <w:rPr>
            <w:noProof/>
            <w:webHidden/>
          </w:rPr>
          <w:fldChar w:fldCharType="separate"/>
        </w:r>
        <w:r w:rsidR="00557479">
          <w:rPr>
            <w:noProof/>
            <w:webHidden/>
          </w:rPr>
          <w:t>29</w:t>
        </w:r>
        <w:r w:rsidR="005C5EA2">
          <w:rPr>
            <w:noProof/>
            <w:webHidden/>
          </w:rPr>
          <w:fldChar w:fldCharType="end"/>
        </w:r>
      </w:hyperlink>
    </w:p>
    <w:p w14:paraId="47AC581E"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0" w:history="1">
        <w:r w:rsidR="00557479" w:rsidRPr="009657E4">
          <w:rPr>
            <w:rStyle w:val="Lienhypertexte"/>
            <w:noProof/>
          </w:rPr>
          <w:t>7.6</w:t>
        </w:r>
        <w:r w:rsidR="00557479">
          <w:rPr>
            <w:rFonts w:eastAsiaTheme="minorEastAsia"/>
            <w:b w:val="0"/>
            <w:bCs w:val="0"/>
            <w:smallCaps w:val="0"/>
            <w:noProof/>
            <w:lang w:eastAsia="fr-FR"/>
          </w:rPr>
          <w:tab/>
        </w:r>
        <w:r w:rsidR="00557479" w:rsidRPr="009657E4">
          <w:rPr>
            <w:rStyle w:val="Lienhypertexte"/>
            <w:noProof/>
          </w:rPr>
          <w:t>Hôpital</w:t>
        </w:r>
        <w:r w:rsidR="00557479">
          <w:rPr>
            <w:noProof/>
            <w:webHidden/>
          </w:rPr>
          <w:tab/>
        </w:r>
        <w:r w:rsidR="005C5EA2">
          <w:rPr>
            <w:noProof/>
            <w:webHidden/>
          </w:rPr>
          <w:fldChar w:fldCharType="begin"/>
        </w:r>
        <w:r w:rsidR="00557479">
          <w:rPr>
            <w:noProof/>
            <w:webHidden/>
          </w:rPr>
          <w:instrText xml:space="preserve"> PAGEREF _Toc384985710 \h </w:instrText>
        </w:r>
        <w:r w:rsidR="005C5EA2">
          <w:rPr>
            <w:noProof/>
            <w:webHidden/>
          </w:rPr>
        </w:r>
        <w:r w:rsidR="005C5EA2">
          <w:rPr>
            <w:noProof/>
            <w:webHidden/>
          </w:rPr>
          <w:fldChar w:fldCharType="separate"/>
        </w:r>
        <w:r w:rsidR="00557479">
          <w:rPr>
            <w:noProof/>
            <w:webHidden/>
          </w:rPr>
          <w:t>30</w:t>
        </w:r>
        <w:r w:rsidR="005C5EA2">
          <w:rPr>
            <w:noProof/>
            <w:webHidden/>
          </w:rPr>
          <w:fldChar w:fldCharType="end"/>
        </w:r>
      </w:hyperlink>
    </w:p>
    <w:p w14:paraId="39BD52E9"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711" w:history="1">
        <w:r w:rsidR="00557479" w:rsidRPr="009657E4">
          <w:rPr>
            <w:rStyle w:val="Lienhypertexte"/>
            <w:noProof/>
          </w:rPr>
          <w:t>8.</w:t>
        </w:r>
        <w:r w:rsidR="00557479">
          <w:rPr>
            <w:rFonts w:eastAsiaTheme="minorEastAsia"/>
            <w:b w:val="0"/>
            <w:bCs w:val="0"/>
            <w:caps w:val="0"/>
            <w:noProof/>
            <w:u w:val="none"/>
            <w:lang w:eastAsia="fr-FR"/>
          </w:rPr>
          <w:tab/>
        </w:r>
        <w:r w:rsidR="00557479" w:rsidRPr="009657E4">
          <w:rPr>
            <w:rStyle w:val="Lienhypertexte"/>
            <w:noProof/>
          </w:rPr>
          <w:t>Secteur quaternaire – technologie</w:t>
        </w:r>
        <w:r w:rsidR="00557479">
          <w:rPr>
            <w:noProof/>
            <w:webHidden/>
          </w:rPr>
          <w:tab/>
        </w:r>
        <w:r w:rsidR="005C5EA2">
          <w:rPr>
            <w:noProof/>
            <w:webHidden/>
          </w:rPr>
          <w:fldChar w:fldCharType="begin"/>
        </w:r>
        <w:r w:rsidR="00557479">
          <w:rPr>
            <w:noProof/>
            <w:webHidden/>
          </w:rPr>
          <w:instrText xml:space="preserve"> PAGEREF _Toc384985711 \h </w:instrText>
        </w:r>
        <w:r w:rsidR="005C5EA2">
          <w:rPr>
            <w:noProof/>
            <w:webHidden/>
          </w:rPr>
        </w:r>
        <w:r w:rsidR="005C5EA2">
          <w:rPr>
            <w:noProof/>
            <w:webHidden/>
          </w:rPr>
          <w:fldChar w:fldCharType="separate"/>
        </w:r>
        <w:r w:rsidR="00557479">
          <w:rPr>
            <w:noProof/>
            <w:webHidden/>
          </w:rPr>
          <w:t>32</w:t>
        </w:r>
        <w:r w:rsidR="005C5EA2">
          <w:rPr>
            <w:noProof/>
            <w:webHidden/>
          </w:rPr>
          <w:fldChar w:fldCharType="end"/>
        </w:r>
      </w:hyperlink>
    </w:p>
    <w:p w14:paraId="2F229095"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2" w:history="1">
        <w:r w:rsidR="00557479" w:rsidRPr="009657E4">
          <w:rPr>
            <w:rStyle w:val="Lienhypertexte"/>
            <w:noProof/>
          </w:rPr>
          <w:t>8.1</w:t>
        </w:r>
        <w:r w:rsidR="00557479">
          <w:rPr>
            <w:rFonts w:eastAsiaTheme="minorEastAsia"/>
            <w:b w:val="0"/>
            <w:bCs w:val="0"/>
            <w:smallCaps w:val="0"/>
            <w:noProof/>
            <w:lang w:eastAsia="fr-FR"/>
          </w:rPr>
          <w:tab/>
        </w:r>
        <w:r w:rsidR="00557479" w:rsidRPr="009657E4">
          <w:rPr>
            <w:rStyle w:val="Lienhypertexte"/>
            <w:noProof/>
          </w:rPr>
          <w:t>Bureau d’architecte</w:t>
        </w:r>
        <w:r w:rsidR="00557479">
          <w:rPr>
            <w:noProof/>
            <w:webHidden/>
          </w:rPr>
          <w:tab/>
        </w:r>
        <w:r w:rsidR="005C5EA2">
          <w:rPr>
            <w:noProof/>
            <w:webHidden/>
          </w:rPr>
          <w:fldChar w:fldCharType="begin"/>
        </w:r>
        <w:r w:rsidR="00557479">
          <w:rPr>
            <w:noProof/>
            <w:webHidden/>
          </w:rPr>
          <w:instrText xml:space="preserve"> PAGEREF _Toc384985712 \h </w:instrText>
        </w:r>
        <w:r w:rsidR="005C5EA2">
          <w:rPr>
            <w:noProof/>
            <w:webHidden/>
          </w:rPr>
        </w:r>
        <w:r w:rsidR="005C5EA2">
          <w:rPr>
            <w:noProof/>
            <w:webHidden/>
          </w:rPr>
          <w:fldChar w:fldCharType="separate"/>
        </w:r>
        <w:r w:rsidR="00557479">
          <w:rPr>
            <w:noProof/>
            <w:webHidden/>
          </w:rPr>
          <w:t>32</w:t>
        </w:r>
        <w:r w:rsidR="005C5EA2">
          <w:rPr>
            <w:noProof/>
            <w:webHidden/>
          </w:rPr>
          <w:fldChar w:fldCharType="end"/>
        </w:r>
      </w:hyperlink>
    </w:p>
    <w:p w14:paraId="5C117919"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3" w:history="1">
        <w:r w:rsidR="00557479" w:rsidRPr="009657E4">
          <w:rPr>
            <w:rStyle w:val="Lienhypertexte"/>
            <w:noProof/>
          </w:rPr>
          <w:t>8.2</w:t>
        </w:r>
        <w:r w:rsidR="00557479">
          <w:rPr>
            <w:rFonts w:eastAsiaTheme="minorEastAsia"/>
            <w:b w:val="0"/>
            <w:bCs w:val="0"/>
            <w:smallCaps w:val="0"/>
            <w:noProof/>
            <w:lang w:eastAsia="fr-FR"/>
          </w:rPr>
          <w:tab/>
        </w:r>
        <w:r w:rsidR="00557479" w:rsidRPr="009657E4">
          <w:rPr>
            <w:rStyle w:val="Lienhypertexte"/>
            <w:noProof/>
          </w:rPr>
          <w:t>Site de fouilles</w:t>
        </w:r>
        <w:r w:rsidR="00557479">
          <w:rPr>
            <w:noProof/>
            <w:webHidden/>
          </w:rPr>
          <w:tab/>
        </w:r>
        <w:r w:rsidR="005C5EA2">
          <w:rPr>
            <w:noProof/>
            <w:webHidden/>
          </w:rPr>
          <w:fldChar w:fldCharType="begin"/>
        </w:r>
        <w:r w:rsidR="00557479">
          <w:rPr>
            <w:noProof/>
            <w:webHidden/>
          </w:rPr>
          <w:instrText xml:space="preserve"> PAGEREF _Toc384985713 \h </w:instrText>
        </w:r>
        <w:r w:rsidR="005C5EA2">
          <w:rPr>
            <w:noProof/>
            <w:webHidden/>
          </w:rPr>
        </w:r>
        <w:r w:rsidR="005C5EA2">
          <w:rPr>
            <w:noProof/>
            <w:webHidden/>
          </w:rPr>
          <w:fldChar w:fldCharType="separate"/>
        </w:r>
        <w:r w:rsidR="00557479">
          <w:rPr>
            <w:noProof/>
            <w:webHidden/>
          </w:rPr>
          <w:t>33</w:t>
        </w:r>
        <w:r w:rsidR="005C5EA2">
          <w:rPr>
            <w:noProof/>
            <w:webHidden/>
          </w:rPr>
          <w:fldChar w:fldCharType="end"/>
        </w:r>
      </w:hyperlink>
    </w:p>
    <w:p w14:paraId="255F8D2C"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4" w:history="1">
        <w:r w:rsidR="00557479" w:rsidRPr="009657E4">
          <w:rPr>
            <w:rStyle w:val="Lienhypertexte"/>
            <w:noProof/>
          </w:rPr>
          <w:t>8.3</w:t>
        </w:r>
        <w:r w:rsidR="00557479">
          <w:rPr>
            <w:rFonts w:eastAsiaTheme="minorEastAsia"/>
            <w:b w:val="0"/>
            <w:bCs w:val="0"/>
            <w:smallCaps w:val="0"/>
            <w:noProof/>
            <w:lang w:eastAsia="fr-FR"/>
          </w:rPr>
          <w:tab/>
        </w:r>
        <w:r w:rsidR="00557479" w:rsidRPr="009657E4">
          <w:rPr>
            <w:rStyle w:val="Lienhypertexte"/>
            <w:noProof/>
          </w:rPr>
          <w:t>Bibliothèque</w:t>
        </w:r>
        <w:r w:rsidR="00557479">
          <w:rPr>
            <w:noProof/>
            <w:webHidden/>
          </w:rPr>
          <w:tab/>
        </w:r>
        <w:r w:rsidR="005C5EA2">
          <w:rPr>
            <w:noProof/>
            <w:webHidden/>
          </w:rPr>
          <w:fldChar w:fldCharType="begin"/>
        </w:r>
        <w:r w:rsidR="00557479">
          <w:rPr>
            <w:noProof/>
            <w:webHidden/>
          </w:rPr>
          <w:instrText xml:space="preserve"> PAGEREF _Toc384985714 \h </w:instrText>
        </w:r>
        <w:r w:rsidR="005C5EA2">
          <w:rPr>
            <w:noProof/>
            <w:webHidden/>
          </w:rPr>
        </w:r>
        <w:r w:rsidR="005C5EA2">
          <w:rPr>
            <w:noProof/>
            <w:webHidden/>
          </w:rPr>
          <w:fldChar w:fldCharType="separate"/>
        </w:r>
        <w:r w:rsidR="00557479">
          <w:rPr>
            <w:noProof/>
            <w:webHidden/>
          </w:rPr>
          <w:t>33</w:t>
        </w:r>
        <w:r w:rsidR="005C5EA2">
          <w:rPr>
            <w:noProof/>
            <w:webHidden/>
          </w:rPr>
          <w:fldChar w:fldCharType="end"/>
        </w:r>
      </w:hyperlink>
    </w:p>
    <w:p w14:paraId="5DB7A9B3"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5" w:history="1">
        <w:r w:rsidR="00557479" w:rsidRPr="009657E4">
          <w:rPr>
            <w:rStyle w:val="Lienhypertexte"/>
            <w:noProof/>
          </w:rPr>
          <w:t>8.4</w:t>
        </w:r>
        <w:r w:rsidR="00557479">
          <w:rPr>
            <w:rFonts w:eastAsiaTheme="minorEastAsia"/>
            <w:b w:val="0"/>
            <w:bCs w:val="0"/>
            <w:smallCaps w:val="0"/>
            <w:noProof/>
            <w:lang w:eastAsia="fr-FR"/>
          </w:rPr>
          <w:tab/>
        </w:r>
        <w:r w:rsidR="00557479" w:rsidRPr="009657E4">
          <w:rPr>
            <w:rStyle w:val="Lienhypertexte"/>
            <w:noProof/>
          </w:rPr>
          <w:t>Académie</w:t>
        </w:r>
        <w:r w:rsidR="00557479">
          <w:rPr>
            <w:noProof/>
            <w:webHidden/>
          </w:rPr>
          <w:tab/>
        </w:r>
        <w:r w:rsidR="005C5EA2">
          <w:rPr>
            <w:noProof/>
            <w:webHidden/>
          </w:rPr>
          <w:fldChar w:fldCharType="begin"/>
        </w:r>
        <w:r w:rsidR="00557479">
          <w:rPr>
            <w:noProof/>
            <w:webHidden/>
          </w:rPr>
          <w:instrText xml:space="preserve"> PAGEREF _Toc384985715 \h </w:instrText>
        </w:r>
        <w:r w:rsidR="005C5EA2">
          <w:rPr>
            <w:noProof/>
            <w:webHidden/>
          </w:rPr>
        </w:r>
        <w:r w:rsidR="005C5EA2">
          <w:rPr>
            <w:noProof/>
            <w:webHidden/>
          </w:rPr>
          <w:fldChar w:fldCharType="separate"/>
        </w:r>
        <w:r w:rsidR="00557479">
          <w:rPr>
            <w:noProof/>
            <w:webHidden/>
          </w:rPr>
          <w:t>34</w:t>
        </w:r>
        <w:r w:rsidR="005C5EA2">
          <w:rPr>
            <w:noProof/>
            <w:webHidden/>
          </w:rPr>
          <w:fldChar w:fldCharType="end"/>
        </w:r>
      </w:hyperlink>
    </w:p>
    <w:p w14:paraId="69F61443" w14:textId="77777777" w:rsidR="00557479" w:rsidRDefault="00837922">
      <w:pPr>
        <w:pStyle w:val="TM1"/>
        <w:tabs>
          <w:tab w:val="left" w:pos="390"/>
          <w:tab w:val="right" w:pos="9062"/>
        </w:tabs>
        <w:rPr>
          <w:rFonts w:eastAsiaTheme="minorEastAsia"/>
          <w:b w:val="0"/>
          <w:bCs w:val="0"/>
          <w:caps w:val="0"/>
          <w:noProof/>
          <w:u w:val="none"/>
          <w:lang w:eastAsia="fr-FR"/>
        </w:rPr>
      </w:pPr>
      <w:hyperlink w:anchor="_Toc384985716" w:history="1">
        <w:r w:rsidR="00557479" w:rsidRPr="009657E4">
          <w:rPr>
            <w:rStyle w:val="Lienhypertexte"/>
            <w:noProof/>
          </w:rPr>
          <w:t>9.</w:t>
        </w:r>
        <w:r w:rsidR="00557479">
          <w:rPr>
            <w:rFonts w:eastAsiaTheme="minorEastAsia"/>
            <w:b w:val="0"/>
            <w:bCs w:val="0"/>
            <w:caps w:val="0"/>
            <w:noProof/>
            <w:u w:val="none"/>
            <w:lang w:eastAsia="fr-FR"/>
          </w:rPr>
          <w:tab/>
        </w:r>
        <w:r w:rsidR="00557479" w:rsidRPr="009657E4">
          <w:rPr>
            <w:rStyle w:val="Lienhypertexte"/>
            <w:noProof/>
          </w:rPr>
          <w:t>Secteur des transports et communications</w:t>
        </w:r>
        <w:r w:rsidR="00557479">
          <w:rPr>
            <w:noProof/>
            <w:webHidden/>
          </w:rPr>
          <w:tab/>
        </w:r>
        <w:r w:rsidR="005C5EA2">
          <w:rPr>
            <w:noProof/>
            <w:webHidden/>
          </w:rPr>
          <w:fldChar w:fldCharType="begin"/>
        </w:r>
        <w:r w:rsidR="00557479">
          <w:rPr>
            <w:noProof/>
            <w:webHidden/>
          </w:rPr>
          <w:instrText xml:space="preserve"> PAGEREF _Toc384985716 \h </w:instrText>
        </w:r>
        <w:r w:rsidR="005C5EA2">
          <w:rPr>
            <w:noProof/>
            <w:webHidden/>
          </w:rPr>
        </w:r>
        <w:r w:rsidR="005C5EA2">
          <w:rPr>
            <w:noProof/>
            <w:webHidden/>
          </w:rPr>
          <w:fldChar w:fldCharType="separate"/>
        </w:r>
        <w:r w:rsidR="00557479">
          <w:rPr>
            <w:noProof/>
            <w:webHidden/>
          </w:rPr>
          <w:t>36</w:t>
        </w:r>
        <w:r w:rsidR="005C5EA2">
          <w:rPr>
            <w:noProof/>
            <w:webHidden/>
          </w:rPr>
          <w:fldChar w:fldCharType="end"/>
        </w:r>
      </w:hyperlink>
    </w:p>
    <w:p w14:paraId="20743F2F"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7" w:history="1">
        <w:r w:rsidR="00557479" w:rsidRPr="009657E4">
          <w:rPr>
            <w:rStyle w:val="Lienhypertexte"/>
            <w:noProof/>
          </w:rPr>
          <w:t>9.1</w:t>
        </w:r>
        <w:r w:rsidR="00557479">
          <w:rPr>
            <w:rFonts w:eastAsiaTheme="minorEastAsia"/>
            <w:b w:val="0"/>
            <w:bCs w:val="0"/>
            <w:smallCaps w:val="0"/>
            <w:noProof/>
            <w:lang w:eastAsia="fr-FR"/>
          </w:rPr>
          <w:tab/>
        </w:r>
        <w:r w:rsidR="00557479" w:rsidRPr="009657E4">
          <w:rPr>
            <w:rStyle w:val="Lienhypertexte"/>
            <w:noProof/>
          </w:rPr>
          <w:t>Routes</w:t>
        </w:r>
        <w:r w:rsidR="00557479">
          <w:rPr>
            <w:noProof/>
            <w:webHidden/>
          </w:rPr>
          <w:tab/>
        </w:r>
        <w:r w:rsidR="005C5EA2">
          <w:rPr>
            <w:noProof/>
            <w:webHidden/>
          </w:rPr>
          <w:fldChar w:fldCharType="begin"/>
        </w:r>
        <w:r w:rsidR="00557479">
          <w:rPr>
            <w:noProof/>
            <w:webHidden/>
          </w:rPr>
          <w:instrText xml:space="preserve"> PAGEREF _Toc384985717 \h </w:instrText>
        </w:r>
        <w:r w:rsidR="005C5EA2">
          <w:rPr>
            <w:noProof/>
            <w:webHidden/>
          </w:rPr>
        </w:r>
        <w:r w:rsidR="005C5EA2">
          <w:rPr>
            <w:noProof/>
            <w:webHidden/>
          </w:rPr>
          <w:fldChar w:fldCharType="separate"/>
        </w:r>
        <w:r w:rsidR="00557479">
          <w:rPr>
            <w:noProof/>
            <w:webHidden/>
          </w:rPr>
          <w:t>36</w:t>
        </w:r>
        <w:r w:rsidR="005C5EA2">
          <w:rPr>
            <w:noProof/>
            <w:webHidden/>
          </w:rPr>
          <w:fldChar w:fldCharType="end"/>
        </w:r>
      </w:hyperlink>
    </w:p>
    <w:p w14:paraId="26A8B6AE" w14:textId="77777777" w:rsidR="00557479" w:rsidRDefault="00837922">
      <w:pPr>
        <w:pStyle w:val="TM2"/>
        <w:tabs>
          <w:tab w:val="left" w:pos="502"/>
          <w:tab w:val="right" w:pos="9062"/>
        </w:tabs>
        <w:rPr>
          <w:rFonts w:eastAsiaTheme="minorEastAsia"/>
          <w:b w:val="0"/>
          <w:bCs w:val="0"/>
          <w:smallCaps w:val="0"/>
          <w:noProof/>
          <w:lang w:eastAsia="fr-FR"/>
        </w:rPr>
      </w:pPr>
      <w:hyperlink w:anchor="_Toc384985718" w:history="1">
        <w:r w:rsidR="00557479" w:rsidRPr="009657E4">
          <w:rPr>
            <w:rStyle w:val="Lienhypertexte"/>
            <w:noProof/>
          </w:rPr>
          <w:t>9.2</w:t>
        </w:r>
        <w:r w:rsidR="00557479">
          <w:rPr>
            <w:rFonts w:eastAsiaTheme="minorEastAsia"/>
            <w:b w:val="0"/>
            <w:bCs w:val="0"/>
            <w:smallCaps w:val="0"/>
            <w:noProof/>
            <w:lang w:eastAsia="fr-FR"/>
          </w:rPr>
          <w:tab/>
        </w:r>
        <w:r w:rsidR="00557479" w:rsidRPr="009657E4">
          <w:rPr>
            <w:rStyle w:val="Lienhypertexte"/>
            <w:noProof/>
          </w:rPr>
          <w:t>Astroport</w:t>
        </w:r>
        <w:r w:rsidR="00557479">
          <w:rPr>
            <w:noProof/>
            <w:webHidden/>
          </w:rPr>
          <w:tab/>
        </w:r>
        <w:r w:rsidR="005C5EA2">
          <w:rPr>
            <w:noProof/>
            <w:webHidden/>
          </w:rPr>
          <w:fldChar w:fldCharType="begin"/>
        </w:r>
        <w:r w:rsidR="00557479">
          <w:rPr>
            <w:noProof/>
            <w:webHidden/>
          </w:rPr>
          <w:instrText xml:space="preserve"> PAGEREF _Toc384985718 \h </w:instrText>
        </w:r>
        <w:r w:rsidR="005C5EA2">
          <w:rPr>
            <w:noProof/>
            <w:webHidden/>
          </w:rPr>
        </w:r>
        <w:r w:rsidR="005C5EA2">
          <w:rPr>
            <w:noProof/>
            <w:webHidden/>
          </w:rPr>
          <w:fldChar w:fldCharType="separate"/>
        </w:r>
        <w:r w:rsidR="00557479">
          <w:rPr>
            <w:noProof/>
            <w:webHidden/>
          </w:rPr>
          <w:t>36</w:t>
        </w:r>
        <w:r w:rsidR="005C5EA2">
          <w:rPr>
            <w:noProof/>
            <w:webHidden/>
          </w:rPr>
          <w:fldChar w:fldCharType="end"/>
        </w:r>
      </w:hyperlink>
    </w:p>
    <w:p w14:paraId="31750B6D" w14:textId="77777777" w:rsidR="00557479" w:rsidRDefault="00837922">
      <w:pPr>
        <w:pStyle w:val="TM1"/>
        <w:tabs>
          <w:tab w:val="left" w:pos="502"/>
          <w:tab w:val="right" w:pos="9062"/>
        </w:tabs>
        <w:rPr>
          <w:rFonts w:eastAsiaTheme="minorEastAsia"/>
          <w:b w:val="0"/>
          <w:bCs w:val="0"/>
          <w:caps w:val="0"/>
          <w:noProof/>
          <w:u w:val="none"/>
          <w:lang w:eastAsia="fr-FR"/>
        </w:rPr>
      </w:pPr>
      <w:hyperlink w:anchor="_Toc384985719" w:history="1">
        <w:r w:rsidR="00557479" w:rsidRPr="009657E4">
          <w:rPr>
            <w:rStyle w:val="Lienhypertexte"/>
            <w:noProof/>
          </w:rPr>
          <w:t>10.</w:t>
        </w:r>
        <w:r w:rsidR="00557479">
          <w:rPr>
            <w:rFonts w:eastAsiaTheme="minorEastAsia"/>
            <w:b w:val="0"/>
            <w:bCs w:val="0"/>
            <w:caps w:val="0"/>
            <w:noProof/>
            <w:u w:val="none"/>
            <w:lang w:eastAsia="fr-FR"/>
          </w:rPr>
          <w:tab/>
        </w:r>
        <w:r w:rsidR="00557479" w:rsidRPr="009657E4">
          <w:rPr>
            <w:rStyle w:val="Lienhypertexte"/>
            <w:noProof/>
          </w:rPr>
          <w:t>Secteur militaire</w:t>
        </w:r>
        <w:r w:rsidR="00557479">
          <w:rPr>
            <w:noProof/>
            <w:webHidden/>
          </w:rPr>
          <w:tab/>
        </w:r>
        <w:r w:rsidR="005C5EA2">
          <w:rPr>
            <w:noProof/>
            <w:webHidden/>
          </w:rPr>
          <w:fldChar w:fldCharType="begin"/>
        </w:r>
        <w:r w:rsidR="00557479">
          <w:rPr>
            <w:noProof/>
            <w:webHidden/>
          </w:rPr>
          <w:instrText xml:space="preserve"> PAGEREF _Toc384985719 \h </w:instrText>
        </w:r>
        <w:r w:rsidR="005C5EA2">
          <w:rPr>
            <w:noProof/>
            <w:webHidden/>
          </w:rPr>
        </w:r>
        <w:r w:rsidR="005C5EA2">
          <w:rPr>
            <w:noProof/>
            <w:webHidden/>
          </w:rPr>
          <w:fldChar w:fldCharType="separate"/>
        </w:r>
        <w:r w:rsidR="00557479">
          <w:rPr>
            <w:noProof/>
            <w:webHidden/>
          </w:rPr>
          <w:t>38</w:t>
        </w:r>
        <w:r w:rsidR="005C5EA2">
          <w:rPr>
            <w:noProof/>
            <w:webHidden/>
          </w:rPr>
          <w:fldChar w:fldCharType="end"/>
        </w:r>
      </w:hyperlink>
    </w:p>
    <w:p w14:paraId="724422BF"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0" w:history="1">
        <w:r w:rsidR="00557479" w:rsidRPr="009657E4">
          <w:rPr>
            <w:rStyle w:val="Lienhypertexte"/>
            <w:noProof/>
          </w:rPr>
          <w:t>10.1</w:t>
        </w:r>
        <w:r w:rsidR="00557479">
          <w:rPr>
            <w:rFonts w:eastAsiaTheme="minorEastAsia"/>
            <w:b w:val="0"/>
            <w:bCs w:val="0"/>
            <w:smallCaps w:val="0"/>
            <w:noProof/>
            <w:lang w:eastAsia="fr-FR"/>
          </w:rPr>
          <w:tab/>
        </w:r>
        <w:r w:rsidR="00557479" w:rsidRPr="009657E4">
          <w:rPr>
            <w:rStyle w:val="Lienhypertexte"/>
            <w:noProof/>
          </w:rPr>
          <w:t>Mécanismes de l’attaque des monstres</w:t>
        </w:r>
        <w:r w:rsidR="00557479">
          <w:rPr>
            <w:noProof/>
            <w:webHidden/>
          </w:rPr>
          <w:tab/>
        </w:r>
        <w:r w:rsidR="005C5EA2">
          <w:rPr>
            <w:noProof/>
            <w:webHidden/>
          </w:rPr>
          <w:fldChar w:fldCharType="begin"/>
        </w:r>
        <w:r w:rsidR="00557479">
          <w:rPr>
            <w:noProof/>
            <w:webHidden/>
          </w:rPr>
          <w:instrText xml:space="preserve"> PAGEREF _Toc384985720 \h </w:instrText>
        </w:r>
        <w:r w:rsidR="005C5EA2">
          <w:rPr>
            <w:noProof/>
            <w:webHidden/>
          </w:rPr>
        </w:r>
        <w:r w:rsidR="005C5EA2">
          <w:rPr>
            <w:noProof/>
            <w:webHidden/>
          </w:rPr>
          <w:fldChar w:fldCharType="separate"/>
        </w:r>
        <w:r w:rsidR="00557479">
          <w:rPr>
            <w:noProof/>
            <w:webHidden/>
          </w:rPr>
          <w:t>38</w:t>
        </w:r>
        <w:r w:rsidR="005C5EA2">
          <w:rPr>
            <w:noProof/>
            <w:webHidden/>
          </w:rPr>
          <w:fldChar w:fldCharType="end"/>
        </w:r>
      </w:hyperlink>
    </w:p>
    <w:p w14:paraId="3AF5E489"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1" w:history="1">
        <w:r w:rsidR="00557479" w:rsidRPr="009657E4">
          <w:rPr>
            <w:rStyle w:val="Lienhypertexte"/>
            <w:noProof/>
          </w:rPr>
          <w:t>10.2</w:t>
        </w:r>
        <w:r w:rsidR="00557479">
          <w:rPr>
            <w:rFonts w:eastAsiaTheme="minorEastAsia"/>
            <w:b w:val="0"/>
            <w:bCs w:val="0"/>
            <w:smallCaps w:val="0"/>
            <w:noProof/>
            <w:lang w:eastAsia="fr-FR"/>
          </w:rPr>
          <w:tab/>
        </w:r>
        <w:r w:rsidR="00557479" w:rsidRPr="009657E4">
          <w:rPr>
            <w:rStyle w:val="Lienhypertexte"/>
            <w:noProof/>
          </w:rPr>
          <w:t>Mur de ville</w:t>
        </w:r>
        <w:r w:rsidR="00557479">
          <w:rPr>
            <w:noProof/>
            <w:webHidden/>
          </w:rPr>
          <w:tab/>
        </w:r>
        <w:r w:rsidR="005C5EA2">
          <w:rPr>
            <w:noProof/>
            <w:webHidden/>
          </w:rPr>
          <w:fldChar w:fldCharType="begin"/>
        </w:r>
        <w:r w:rsidR="00557479">
          <w:rPr>
            <w:noProof/>
            <w:webHidden/>
          </w:rPr>
          <w:instrText xml:space="preserve"> PAGEREF _Toc384985721 \h </w:instrText>
        </w:r>
        <w:r w:rsidR="005C5EA2">
          <w:rPr>
            <w:noProof/>
            <w:webHidden/>
          </w:rPr>
        </w:r>
        <w:r w:rsidR="005C5EA2">
          <w:rPr>
            <w:noProof/>
            <w:webHidden/>
          </w:rPr>
          <w:fldChar w:fldCharType="separate"/>
        </w:r>
        <w:r w:rsidR="00557479">
          <w:rPr>
            <w:noProof/>
            <w:webHidden/>
          </w:rPr>
          <w:t>38</w:t>
        </w:r>
        <w:r w:rsidR="005C5EA2">
          <w:rPr>
            <w:noProof/>
            <w:webHidden/>
          </w:rPr>
          <w:fldChar w:fldCharType="end"/>
        </w:r>
      </w:hyperlink>
    </w:p>
    <w:p w14:paraId="064D2C06"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2" w:history="1">
        <w:r w:rsidR="00557479" w:rsidRPr="009657E4">
          <w:rPr>
            <w:rStyle w:val="Lienhypertexte"/>
            <w:noProof/>
          </w:rPr>
          <w:t>10.3</w:t>
        </w:r>
        <w:r w:rsidR="00557479">
          <w:rPr>
            <w:rFonts w:eastAsiaTheme="minorEastAsia"/>
            <w:b w:val="0"/>
            <w:bCs w:val="0"/>
            <w:smallCaps w:val="0"/>
            <w:noProof/>
            <w:lang w:eastAsia="fr-FR"/>
          </w:rPr>
          <w:tab/>
        </w:r>
        <w:r w:rsidR="00557479" w:rsidRPr="009657E4">
          <w:rPr>
            <w:rStyle w:val="Lienhypertexte"/>
            <w:noProof/>
          </w:rPr>
          <w:t>Tour de guet</w:t>
        </w:r>
        <w:r w:rsidR="00557479">
          <w:rPr>
            <w:noProof/>
            <w:webHidden/>
          </w:rPr>
          <w:tab/>
        </w:r>
        <w:r w:rsidR="005C5EA2">
          <w:rPr>
            <w:noProof/>
            <w:webHidden/>
          </w:rPr>
          <w:fldChar w:fldCharType="begin"/>
        </w:r>
        <w:r w:rsidR="00557479">
          <w:rPr>
            <w:noProof/>
            <w:webHidden/>
          </w:rPr>
          <w:instrText xml:space="preserve"> PAGEREF _Toc384985722 \h </w:instrText>
        </w:r>
        <w:r w:rsidR="005C5EA2">
          <w:rPr>
            <w:noProof/>
            <w:webHidden/>
          </w:rPr>
        </w:r>
        <w:r w:rsidR="005C5EA2">
          <w:rPr>
            <w:noProof/>
            <w:webHidden/>
          </w:rPr>
          <w:fldChar w:fldCharType="separate"/>
        </w:r>
        <w:r w:rsidR="00557479">
          <w:rPr>
            <w:noProof/>
            <w:webHidden/>
          </w:rPr>
          <w:t>39</w:t>
        </w:r>
        <w:r w:rsidR="005C5EA2">
          <w:rPr>
            <w:noProof/>
            <w:webHidden/>
          </w:rPr>
          <w:fldChar w:fldCharType="end"/>
        </w:r>
      </w:hyperlink>
    </w:p>
    <w:p w14:paraId="599E83E5"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3" w:history="1">
        <w:r w:rsidR="00557479" w:rsidRPr="009657E4">
          <w:rPr>
            <w:rStyle w:val="Lienhypertexte"/>
            <w:noProof/>
          </w:rPr>
          <w:t>10.4</w:t>
        </w:r>
        <w:r w:rsidR="00557479">
          <w:rPr>
            <w:rFonts w:eastAsiaTheme="minorEastAsia"/>
            <w:b w:val="0"/>
            <w:bCs w:val="0"/>
            <w:smallCaps w:val="0"/>
            <w:noProof/>
            <w:lang w:eastAsia="fr-FR"/>
          </w:rPr>
          <w:tab/>
        </w:r>
        <w:r w:rsidR="00557479" w:rsidRPr="009657E4">
          <w:rPr>
            <w:rStyle w:val="Lienhypertexte"/>
            <w:noProof/>
          </w:rPr>
          <w:t>Tour d’artillerie</w:t>
        </w:r>
        <w:r w:rsidR="00557479">
          <w:rPr>
            <w:noProof/>
            <w:webHidden/>
          </w:rPr>
          <w:tab/>
        </w:r>
        <w:r w:rsidR="005C5EA2">
          <w:rPr>
            <w:noProof/>
            <w:webHidden/>
          </w:rPr>
          <w:fldChar w:fldCharType="begin"/>
        </w:r>
        <w:r w:rsidR="00557479">
          <w:rPr>
            <w:noProof/>
            <w:webHidden/>
          </w:rPr>
          <w:instrText xml:space="preserve"> PAGEREF _Toc384985723 \h </w:instrText>
        </w:r>
        <w:r w:rsidR="005C5EA2">
          <w:rPr>
            <w:noProof/>
            <w:webHidden/>
          </w:rPr>
        </w:r>
        <w:r w:rsidR="005C5EA2">
          <w:rPr>
            <w:noProof/>
            <w:webHidden/>
          </w:rPr>
          <w:fldChar w:fldCharType="separate"/>
        </w:r>
        <w:r w:rsidR="00557479">
          <w:rPr>
            <w:noProof/>
            <w:webHidden/>
          </w:rPr>
          <w:t>39</w:t>
        </w:r>
        <w:r w:rsidR="005C5EA2">
          <w:rPr>
            <w:noProof/>
            <w:webHidden/>
          </w:rPr>
          <w:fldChar w:fldCharType="end"/>
        </w:r>
      </w:hyperlink>
    </w:p>
    <w:p w14:paraId="3136DE5B"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4" w:history="1">
        <w:r w:rsidR="00557479" w:rsidRPr="009657E4">
          <w:rPr>
            <w:rStyle w:val="Lienhypertexte"/>
            <w:noProof/>
          </w:rPr>
          <w:t>10.5</w:t>
        </w:r>
        <w:r w:rsidR="00557479">
          <w:rPr>
            <w:rFonts w:eastAsiaTheme="minorEastAsia"/>
            <w:b w:val="0"/>
            <w:bCs w:val="0"/>
            <w:smallCaps w:val="0"/>
            <w:noProof/>
            <w:lang w:eastAsia="fr-FR"/>
          </w:rPr>
          <w:tab/>
        </w:r>
        <w:r w:rsidR="00557479" w:rsidRPr="009657E4">
          <w:rPr>
            <w:rStyle w:val="Lienhypertexte"/>
            <w:noProof/>
          </w:rPr>
          <w:t>Casernes</w:t>
        </w:r>
        <w:r w:rsidR="00557479">
          <w:rPr>
            <w:noProof/>
            <w:webHidden/>
          </w:rPr>
          <w:tab/>
        </w:r>
        <w:r w:rsidR="005C5EA2">
          <w:rPr>
            <w:noProof/>
            <w:webHidden/>
          </w:rPr>
          <w:fldChar w:fldCharType="begin"/>
        </w:r>
        <w:r w:rsidR="00557479">
          <w:rPr>
            <w:noProof/>
            <w:webHidden/>
          </w:rPr>
          <w:instrText xml:space="preserve"> PAGEREF _Toc384985724 \h </w:instrText>
        </w:r>
        <w:r w:rsidR="005C5EA2">
          <w:rPr>
            <w:noProof/>
            <w:webHidden/>
          </w:rPr>
        </w:r>
        <w:r w:rsidR="005C5EA2">
          <w:rPr>
            <w:noProof/>
            <w:webHidden/>
          </w:rPr>
          <w:fldChar w:fldCharType="separate"/>
        </w:r>
        <w:r w:rsidR="00557479">
          <w:rPr>
            <w:noProof/>
            <w:webHidden/>
          </w:rPr>
          <w:t>39</w:t>
        </w:r>
        <w:r w:rsidR="005C5EA2">
          <w:rPr>
            <w:noProof/>
            <w:webHidden/>
          </w:rPr>
          <w:fldChar w:fldCharType="end"/>
        </w:r>
      </w:hyperlink>
    </w:p>
    <w:p w14:paraId="20FD0DB2"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5" w:history="1">
        <w:r w:rsidR="00557479" w:rsidRPr="009657E4">
          <w:rPr>
            <w:rStyle w:val="Lienhypertexte"/>
            <w:noProof/>
          </w:rPr>
          <w:t>10.6</w:t>
        </w:r>
        <w:r w:rsidR="00557479">
          <w:rPr>
            <w:rFonts w:eastAsiaTheme="minorEastAsia"/>
            <w:b w:val="0"/>
            <w:bCs w:val="0"/>
            <w:smallCaps w:val="0"/>
            <w:noProof/>
            <w:lang w:eastAsia="fr-FR"/>
          </w:rPr>
          <w:tab/>
        </w:r>
        <w:r w:rsidR="00557479" w:rsidRPr="009657E4">
          <w:rPr>
            <w:rStyle w:val="Lienhypertexte"/>
            <w:noProof/>
          </w:rPr>
          <w:t>Château</w:t>
        </w:r>
        <w:r w:rsidR="00557479">
          <w:rPr>
            <w:noProof/>
            <w:webHidden/>
          </w:rPr>
          <w:tab/>
        </w:r>
        <w:r w:rsidR="005C5EA2">
          <w:rPr>
            <w:noProof/>
            <w:webHidden/>
          </w:rPr>
          <w:fldChar w:fldCharType="begin"/>
        </w:r>
        <w:r w:rsidR="00557479">
          <w:rPr>
            <w:noProof/>
            <w:webHidden/>
          </w:rPr>
          <w:instrText xml:space="preserve"> PAGEREF _Toc384985725 \h </w:instrText>
        </w:r>
        <w:r w:rsidR="005C5EA2">
          <w:rPr>
            <w:noProof/>
            <w:webHidden/>
          </w:rPr>
        </w:r>
        <w:r w:rsidR="005C5EA2">
          <w:rPr>
            <w:noProof/>
            <w:webHidden/>
          </w:rPr>
          <w:fldChar w:fldCharType="separate"/>
        </w:r>
        <w:r w:rsidR="00557479">
          <w:rPr>
            <w:noProof/>
            <w:webHidden/>
          </w:rPr>
          <w:t>39</w:t>
        </w:r>
        <w:r w:rsidR="005C5EA2">
          <w:rPr>
            <w:noProof/>
            <w:webHidden/>
          </w:rPr>
          <w:fldChar w:fldCharType="end"/>
        </w:r>
      </w:hyperlink>
    </w:p>
    <w:p w14:paraId="270327D4"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6" w:history="1">
        <w:r w:rsidR="00557479" w:rsidRPr="009657E4">
          <w:rPr>
            <w:rStyle w:val="Lienhypertexte"/>
            <w:noProof/>
          </w:rPr>
          <w:t>10.7</w:t>
        </w:r>
        <w:r w:rsidR="00557479">
          <w:rPr>
            <w:rFonts w:eastAsiaTheme="minorEastAsia"/>
            <w:b w:val="0"/>
            <w:bCs w:val="0"/>
            <w:smallCaps w:val="0"/>
            <w:noProof/>
            <w:lang w:eastAsia="fr-FR"/>
          </w:rPr>
          <w:tab/>
        </w:r>
        <w:r w:rsidR="00557479" w:rsidRPr="009657E4">
          <w:rPr>
            <w:rStyle w:val="Lienhypertexte"/>
            <w:noProof/>
          </w:rPr>
          <w:t>Bunker</w:t>
        </w:r>
        <w:r w:rsidR="00557479">
          <w:rPr>
            <w:noProof/>
            <w:webHidden/>
          </w:rPr>
          <w:tab/>
        </w:r>
        <w:r w:rsidR="005C5EA2">
          <w:rPr>
            <w:noProof/>
            <w:webHidden/>
          </w:rPr>
          <w:fldChar w:fldCharType="begin"/>
        </w:r>
        <w:r w:rsidR="00557479">
          <w:rPr>
            <w:noProof/>
            <w:webHidden/>
          </w:rPr>
          <w:instrText xml:space="preserve"> PAGEREF _Toc384985726 \h </w:instrText>
        </w:r>
        <w:r w:rsidR="005C5EA2">
          <w:rPr>
            <w:noProof/>
            <w:webHidden/>
          </w:rPr>
        </w:r>
        <w:r w:rsidR="005C5EA2">
          <w:rPr>
            <w:noProof/>
            <w:webHidden/>
          </w:rPr>
          <w:fldChar w:fldCharType="separate"/>
        </w:r>
        <w:r w:rsidR="00557479">
          <w:rPr>
            <w:noProof/>
            <w:webHidden/>
          </w:rPr>
          <w:t>39</w:t>
        </w:r>
        <w:r w:rsidR="005C5EA2">
          <w:rPr>
            <w:noProof/>
            <w:webHidden/>
          </w:rPr>
          <w:fldChar w:fldCharType="end"/>
        </w:r>
      </w:hyperlink>
    </w:p>
    <w:p w14:paraId="3F1BB267" w14:textId="77777777" w:rsidR="00557479" w:rsidRDefault="00837922">
      <w:pPr>
        <w:pStyle w:val="TM1"/>
        <w:tabs>
          <w:tab w:val="left" w:pos="502"/>
          <w:tab w:val="right" w:pos="9062"/>
        </w:tabs>
        <w:rPr>
          <w:rFonts w:eastAsiaTheme="minorEastAsia"/>
          <w:b w:val="0"/>
          <w:bCs w:val="0"/>
          <w:caps w:val="0"/>
          <w:noProof/>
          <w:u w:val="none"/>
          <w:lang w:eastAsia="fr-FR"/>
        </w:rPr>
      </w:pPr>
      <w:hyperlink w:anchor="_Toc384985727" w:history="1">
        <w:r w:rsidR="00557479" w:rsidRPr="009657E4">
          <w:rPr>
            <w:rStyle w:val="Lienhypertexte"/>
            <w:noProof/>
          </w:rPr>
          <w:t>11.</w:t>
        </w:r>
        <w:r w:rsidR="00557479">
          <w:rPr>
            <w:rFonts w:eastAsiaTheme="minorEastAsia"/>
            <w:b w:val="0"/>
            <w:bCs w:val="0"/>
            <w:caps w:val="0"/>
            <w:noProof/>
            <w:u w:val="none"/>
            <w:lang w:eastAsia="fr-FR"/>
          </w:rPr>
          <w:tab/>
        </w:r>
        <w:r w:rsidR="00557479" w:rsidRPr="009657E4">
          <w:rPr>
            <w:rStyle w:val="Lienhypertexte"/>
            <w:noProof/>
          </w:rPr>
          <w:t>Annexes</w:t>
        </w:r>
        <w:r w:rsidR="00557479">
          <w:rPr>
            <w:noProof/>
            <w:webHidden/>
          </w:rPr>
          <w:tab/>
        </w:r>
        <w:r w:rsidR="005C5EA2">
          <w:rPr>
            <w:noProof/>
            <w:webHidden/>
          </w:rPr>
          <w:fldChar w:fldCharType="begin"/>
        </w:r>
        <w:r w:rsidR="00557479">
          <w:rPr>
            <w:noProof/>
            <w:webHidden/>
          </w:rPr>
          <w:instrText xml:space="preserve"> PAGEREF _Toc384985727 \h </w:instrText>
        </w:r>
        <w:r w:rsidR="005C5EA2">
          <w:rPr>
            <w:noProof/>
            <w:webHidden/>
          </w:rPr>
        </w:r>
        <w:r w:rsidR="005C5EA2">
          <w:rPr>
            <w:noProof/>
            <w:webHidden/>
          </w:rPr>
          <w:fldChar w:fldCharType="separate"/>
        </w:r>
        <w:r w:rsidR="00557479">
          <w:rPr>
            <w:noProof/>
            <w:webHidden/>
          </w:rPr>
          <w:t>40</w:t>
        </w:r>
        <w:r w:rsidR="005C5EA2">
          <w:rPr>
            <w:noProof/>
            <w:webHidden/>
          </w:rPr>
          <w:fldChar w:fldCharType="end"/>
        </w:r>
      </w:hyperlink>
    </w:p>
    <w:p w14:paraId="2497F0B6"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8" w:history="1">
        <w:r w:rsidR="00557479" w:rsidRPr="009657E4">
          <w:rPr>
            <w:rStyle w:val="Lienhypertexte"/>
            <w:noProof/>
          </w:rPr>
          <w:t>11.1</w:t>
        </w:r>
        <w:r w:rsidR="00557479">
          <w:rPr>
            <w:rFonts w:eastAsiaTheme="minorEastAsia"/>
            <w:b w:val="0"/>
            <w:bCs w:val="0"/>
            <w:smallCaps w:val="0"/>
            <w:noProof/>
            <w:lang w:eastAsia="fr-FR"/>
          </w:rPr>
          <w:tab/>
        </w:r>
        <w:r w:rsidR="00557479" w:rsidRPr="009657E4">
          <w:rPr>
            <w:rStyle w:val="Lienhypertexte"/>
            <w:noProof/>
          </w:rPr>
          <w:t>Arbre des bâtiments</w:t>
        </w:r>
        <w:r w:rsidR="00557479">
          <w:rPr>
            <w:noProof/>
            <w:webHidden/>
          </w:rPr>
          <w:tab/>
        </w:r>
        <w:r w:rsidR="005C5EA2">
          <w:rPr>
            <w:noProof/>
            <w:webHidden/>
          </w:rPr>
          <w:fldChar w:fldCharType="begin"/>
        </w:r>
        <w:r w:rsidR="00557479">
          <w:rPr>
            <w:noProof/>
            <w:webHidden/>
          </w:rPr>
          <w:instrText xml:space="preserve"> PAGEREF _Toc384985728 \h </w:instrText>
        </w:r>
        <w:r w:rsidR="005C5EA2">
          <w:rPr>
            <w:noProof/>
            <w:webHidden/>
          </w:rPr>
        </w:r>
        <w:r w:rsidR="005C5EA2">
          <w:rPr>
            <w:noProof/>
            <w:webHidden/>
          </w:rPr>
          <w:fldChar w:fldCharType="separate"/>
        </w:r>
        <w:r w:rsidR="00557479">
          <w:rPr>
            <w:noProof/>
            <w:webHidden/>
          </w:rPr>
          <w:t>40</w:t>
        </w:r>
        <w:r w:rsidR="005C5EA2">
          <w:rPr>
            <w:noProof/>
            <w:webHidden/>
          </w:rPr>
          <w:fldChar w:fldCharType="end"/>
        </w:r>
      </w:hyperlink>
    </w:p>
    <w:p w14:paraId="73FA410B" w14:textId="77777777" w:rsidR="00557479" w:rsidRDefault="00837922">
      <w:pPr>
        <w:pStyle w:val="TM2"/>
        <w:tabs>
          <w:tab w:val="left" w:pos="613"/>
          <w:tab w:val="right" w:pos="9062"/>
        </w:tabs>
        <w:rPr>
          <w:rFonts w:eastAsiaTheme="minorEastAsia"/>
          <w:b w:val="0"/>
          <w:bCs w:val="0"/>
          <w:smallCaps w:val="0"/>
          <w:noProof/>
          <w:lang w:eastAsia="fr-FR"/>
        </w:rPr>
      </w:pPr>
      <w:hyperlink w:anchor="_Toc384985729" w:history="1">
        <w:r w:rsidR="00557479" w:rsidRPr="009657E4">
          <w:rPr>
            <w:rStyle w:val="Lienhypertexte"/>
            <w:noProof/>
          </w:rPr>
          <w:t>11.2</w:t>
        </w:r>
        <w:r w:rsidR="00557479">
          <w:rPr>
            <w:rFonts w:eastAsiaTheme="minorEastAsia"/>
            <w:b w:val="0"/>
            <w:bCs w:val="0"/>
            <w:smallCaps w:val="0"/>
            <w:noProof/>
            <w:lang w:eastAsia="fr-FR"/>
          </w:rPr>
          <w:tab/>
        </w:r>
        <w:r w:rsidR="00557479" w:rsidRPr="009657E4">
          <w:rPr>
            <w:rStyle w:val="Lienhypertexte"/>
            <w:noProof/>
          </w:rPr>
          <w:t>Ministère, technologie et points de vie</w:t>
        </w:r>
        <w:r w:rsidR="00557479">
          <w:rPr>
            <w:noProof/>
            <w:webHidden/>
          </w:rPr>
          <w:tab/>
        </w:r>
        <w:r w:rsidR="005C5EA2">
          <w:rPr>
            <w:noProof/>
            <w:webHidden/>
          </w:rPr>
          <w:fldChar w:fldCharType="begin"/>
        </w:r>
        <w:r w:rsidR="00557479">
          <w:rPr>
            <w:noProof/>
            <w:webHidden/>
          </w:rPr>
          <w:instrText xml:space="preserve"> PAGEREF _Toc384985729 \h </w:instrText>
        </w:r>
        <w:r w:rsidR="005C5EA2">
          <w:rPr>
            <w:noProof/>
            <w:webHidden/>
          </w:rPr>
        </w:r>
        <w:r w:rsidR="005C5EA2">
          <w:rPr>
            <w:noProof/>
            <w:webHidden/>
          </w:rPr>
          <w:fldChar w:fldCharType="separate"/>
        </w:r>
        <w:r w:rsidR="00557479">
          <w:rPr>
            <w:noProof/>
            <w:webHidden/>
          </w:rPr>
          <w:t>40</w:t>
        </w:r>
        <w:r w:rsidR="005C5EA2">
          <w:rPr>
            <w:noProof/>
            <w:webHidden/>
          </w:rPr>
          <w:fldChar w:fldCharType="end"/>
        </w:r>
      </w:hyperlink>
    </w:p>
    <w:p w14:paraId="629E3569" w14:textId="77777777" w:rsidR="00220991" w:rsidRPr="00220991" w:rsidRDefault="005C5EA2" w:rsidP="00220991">
      <w:r>
        <w:fldChar w:fldCharType="end"/>
      </w:r>
    </w:p>
    <w:p w14:paraId="6A73E511" w14:textId="77777777" w:rsidR="0012684C" w:rsidRDefault="0012684C" w:rsidP="0012684C">
      <w:pPr>
        <w:pStyle w:val="Titre1"/>
      </w:pPr>
      <w:bookmarkStart w:id="5" w:name="_Toc384287116"/>
      <w:bookmarkStart w:id="6" w:name="_Toc384985674"/>
      <w:bookmarkEnd w:id="4"/>
      <w:r>
        <w:lastRenderedPageBreak/>
        <w:t>Principes généraux</w:t>
      </w:r>
      <w:bookmarkEnd w:id="5"/>
      <w:bookmarkEnd w:id="6"/>
    </w:p>
    <w:p w14:paraId="7B27BAE7" w14:textId="77777777" w:rsidR="0012684C" w:rsidRDefault="0012684C" w:rsidP="0012684C">
      <w:pPr>
        <w:pStyle w:val="Titre2"/>
      </w:pPr>
      <w:bookmarkStart w:id="7" w:name="_Toc384287117"/>
      <w:bookmarkStart w:id="8" w:name="_Toc384985675"/>
      <w:r>
        <w:t xml:space="preserve">Cycle de </w:t>
      </w:r>
      <w:r w:rsidRPr="0012684C">
        <w:t>vie</w:t>
      </w:r>
      <w:r>
        <w:t xml:space="preserve"> des bâtiments</w:t>
      </w:r>
      <w:bookmarkEnd w:id="7"/>
      <w:bookmarkEnd w:id="8"/>
    </w:p>
    <w:p w14:paraId="3E3A282E" w14:textId="77777777" w:rsidR="00910130" w:rsidRDefault="0012684C" w:rsidP="0012684C">
      <w:r w:rsidRPr="00181645">
        <w:t>Tout bâtiment passe par des phases qui se succèdent</w:t>
      </w:r>
      <w:r>
        <w:t xml:space="preserve"> en fonction de leur état et des actions des personnages et s’enchaînent. La </w:t>
      </w:r>
      <w:r w:rsidR="00BC2980">
        <w:fldChar w:fldCharType="begin"/>
      </w:r>
      <w:r w:rsidR="00BC2980">
        <w:instrText xml:space="preserve"> REF _Ref383768134 \h  \* MERGEFORMAT </w:instrText>
      </w:r>
      <w:r w:rsidR="00BC2980">
        <w:fldChar w:fldCharType="separate"/>
      </w:r>
      <w:r w:rsidR="005C5EA2">
        <w:fldChar w:fldCharType="begin"/>
      </w:r>
      <w:r w:rsidR="00A358F3">
        <w:instrText xml:space="preserve"> REF _Ref384814107 \h </w:instrText>
      </w:r>
      <w:r w:rsidR="005C5EA2">
        <w:fldChar w:fldCharType="separate"/>
      </w:r>
      <w:r w:rsidR="00A358F3">
        <w:t xml:space="preserve">figure </w:t>
      </w:r>
      <w:r w:rsidR="00A358F3">
        <w:rPr>
          <w:noProof/>
        </w:rPr>
        <w:t>1</w:t>
      </w:r>
      <w:r w:rsidR="005C5EA2">
        <w:rPr>
          <w:noProof/>
        </w:rPr>
        <w:fldChar w:fldCharType="end"/>
      </w:r>
      <w:r w:rsidR="00BC2980">
        <w:fldChar w:fldCharType="end"/>
      </w:r>
      <w:r w:rsidR="00A358F3">
        <w:t xml:space="preserve"> d</w:t>
      </w:r>
      <w:r>
        <w:t>écrit cet enchaînement et les sections suivantes les décrivent plus en détail.</w:t>
      </w:r>
    </w:p>
    <w:tbl>
      <w:tblPr>
        <w:tblStyle w:val="Grilledutableau"/>
        <w:tblW w:w="0" w:type="auto"/>
        <w:jc w:val="center"/>
        <w:tblLook w:val="04A0" w:firstRow="1" w:lastRow="0" w:firstColumn="1" w:lastColumn="0" w:noHBand="0" w:noVBand="1"/>
      </w:tblPr>
      <w:tblGrid>
        <w:gridCol w:w="9276"/>
      </w:tblGrid>
      <w:tr w:rsidR="0012684C" w14:paraId="3122989B" w14:textId="77777777" w:rsidTr="0012684C">
        <w:trPr>
          <w:jc w:val="center"/>
        </w:trPr>
        <w:tc>
          <w:tcPr>
            <w:tcW w:w="4126" w:type="dxa"/>
          </w:tcPr>
          <w:p w14:paraId="582434B7" w14:textId="77777777" w:rsidR="00A358F3" w:rsidRDefault="00837922" w:rsidP="00910130">
            <w:pPr>
              <w:keepNext/>
            </w:pPr>
            <w:r>
              <w:rPr>
                <w:i/>
                <w:noProof/>
                <w:lang w:eastAsia="fr-FR"/>
              </w:rPr>
              <w:pict w14:anchorId="50CE55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80.95pt">
                  <v:imagedata r:id="rId10" o:title="cycleVieBatiment"/>
                </v:shape>
              </w:pict>
            </w:r>
          </w:p>
          <w:p w14:paraId="00073FAE" w14:textId="77777777" w:rsidR="0012684C" w:rsidRDefault="00A358F3" w:rsidP="00A358F3">
            <w:pPr>
              <w:pStyle w:val="Lgende"/>
              <w:jc w:val="center"/>
            </w:pPr>
            <w:bookmarkStart w:id="9" w:name="_Ref384814107"/>
            <w:r>
              <w:t xml:space="preserve">Figure </w:t>
            </w:r>
            <w:fldSimple w:instr=" SEQ Figure \* ARABIC ">
              <w:r w:rsidR="007478A9">
                <w:rPr>
                  <w:noProof/>
                </w:rPr>
                <w:t>1</w:t>
              </w:r>
            </w:fldSimple>
            <w:bookmarkEnd w:id="9"/>
            <w:r>
              <w:t xml:space="preserve"> - Cycle de vie des bâtiments</w:t>
            </w:r>
          </w:p>
        </w:tc>
      </w:tr>
    </w:tbl>
    <w:p w14:paraId="1745341A" w14:textId="77777777" w:rsidR="0012684C" w:rsidRPr="00181645" w:rsidRDefault="0012684C" w:rsidP="0012684C"/>
    <w:p w14:paraId="54EC76A0" w14:textId="77777777" w:rsidR="0012684C" w:rsidRDefault="00910130" w:rsidP="0012684C">
      <w:pPr>
        <w:pStyle w:val="Titre3"/>
      </w:pPr>
      <w:r>
        <w:t>Création de Bâtiment</w:t>
      </w:r>
    </w:p>
    <w:p w14:paraId="0E8FC646" w14:textId="77777777" w:rsidR="0012684C" w:rsidRDefault="00910130" w:rsidP="0012684C">
      <w:r>
        <w:t>Pour construire un bâtiment, il faut remplir trois conditions :</w:t>
      </w:r>
    </w:p>
    <w:p w14:paraId="3CB61F5B" w14:textId="77777777" w:rsidR="0012684C" w:rsidRDefault="0012684C" w:rsidP="00067C98">
      <w:pPr>
        <w:pStyle w:val="Paragraphedeliste"/>
        <w:numPr>
          <w:ilvl w:val="0"/>
          <w:numId w:val="3"/>
        </w:numPr>
      </w:pPr>
      <w:r w:rsidRPr="006F3B50">
        <w:rPr>
          <w:b/>
        </w:rPr>
        <w:t>Disposer d’un plan.</w:t>
      </w:r>
      <w:r>
        <w:t xml:space="preserve"> Les plans sont des objets qui peuvent être confectionnés par les personnages ou achetés dans les bâtiments commerciaux (en fonction de l’offre). </w:t>
      </w:r>
      <w:r w:rsidR="00910130">
        <w:t>Le plan d’un bâtiment, en plus de spécifier le bâtiment qui sera construit, spécifie aussi le type (au sens des ressources) et le niveau.</w:t>
      </w:r>
    </w:p>
    <w:p w14:paraId="31DDBB2E" w14:textId="77A7894D" w:rsidR="0012684C" w:rsidRDefault="0012684C" w:rsidP="00067C98">
      <w:pPr>
        <w:pStyle w:val="Paragraphedeliste"/>
        <w:numPr>
          <w:ilvl w:val="0"/>
          <w:numId w:val="3"/>
        </w:numPr>
      </w:pPr>
      <w:r w:rsidRPr="006F3B50">
        <w:rPr>
          <w:b/>
        </w:rPr>
        <w:t>Disposer des autorisations.</w:t>
      </w:r>
      <w:r>
        <w:t xml:space="preserve"> </w:t>
      </w:r>
      <w:r w:rsidR="00910130">
        <w:t>Il faut que la forme de gouvernement autorise le personnage à créer le bâtiment (être ministre de l’aménagement</w:t>
      </w:r>
      <w:r w:rsidR="00500439">
        <w:t xml:space="preserve"> par exemple</w:t>
      </w:r>
      <w:r w:rsidR="00910130">
        <w:t>).</w:t>
      </w:r>
    </w:p>
    <w:p w14:paraId="22629460" w14:textId="77777777" w:rsidR="00910130" w:rsidRDefault="00910130" w:rsidP="00067C98">
      <w:pPr>
        <w:pStyle w:val="Paragraphedeliste"/>
        <w:numPr>
          <w:ilvl w:val="0"/>
          <w:numId w:val="3"/>
        </w:numPr>
      </w:pPr>
      <w:r>
        <w:rPr>
          <w:b/>
        </w:rPr>
        <w:t>Disposer d’un emplacement libre.</w:t>
      </w:r>
      <w:r>
        <w:t xml:space="preserve"> Les villes disposent d’emplacements de bâtiments en nombre limité, s’il n’en reste pas, le nouveau bâtiment ne peut être construit.</w:t>
      </w:r>
    </w:p>
    <w:p w14:paraId="3AE2F759" w14:textId="33C069CC" w:rsidR="00910130" w:rsidRDefault="00910130" w:rsidP="00910130">
      <w:r>
        <w:t xml:space="preserve">Si ces </w:t>
      </w:r>
      <w:r w:rsidR="00500439">
        <w:t>trois</w:t>
      </w:r>
      <w:r>
        <w:t xml:space="preserve"> conditions sont remplies, un chantier de construction est créé et la construction proprement dite peut commencer. Les deux actions suivantes doivent être entreprises (en parallèle) :</w:t>
      </w:r>
    </w:p>
    <w:p w14:paraId="3037EE52" w14:textId="77777777" w:rsidR="00910130" w:rsidRDefault="00910130" w:rsidP="00910130">
      <w:pPr>
        <w:pStyle w:val="Paragraphedeliste"/>
        <w:numPr>
          <w:ilvl w:val="0"/>
          <w:numId w:val="62"/>
        </w:numPr>
      </w:pPr>
      <w:r w:rsidRPr="00910130">
        <w:rPr>
          <w:b/>
        </w:rPr>
        <w:t>Fournir les ressources de construction.</w:t>
      </w:r>
      <w:r>
        <w:t xml:space="preserve"> </w:t>
      </w:r>
      <w:r w:rsidR="000C4F20">
        <w:t>Ces ressources peuvent provenir de leur inventaire ou des stocks de la ville (si le personnage est ministre) et être fournies petit à petit. La proportion des ressources fournies par rapport aux ressources nécessaire détermine un seuil (cf. construire).</w:t>
      </w:r>
    </w:p>
    <w:p w14:paraId="6CBE8339" w14:textId="77777777" w:rsidR="000C4F20" w:rsidRDefault="000C4F20" w:rsidP="00910130">
      <w:pPr>
        <w:pStyle w:val="Paragraphedeliste"/>
        <w:numPr>
          <w:ilvl w:val="0"/>
          <w:numId w:val="62"/>
        </w:numPr>
      </w:pPr>
      <w:r>
        <w:rPr>
          <w:b/>
        </w:rPr>
        <w:t>Construire.</w:t>
      </w:r>
      <w:r>
        <w:t xml:space="preserve"> Les personnages peuvent participer à la construction. Cette compétence permet d’augmenter les points de vie du chantier sans pouvoir dépasser le seuil des ressources fournies (cf. fournir les ressources).</w:t>
      </w:r>
    </w:p>
    <w:p w14:paraId="63BD0DD4" w14:textId="77777777" w:rsidR="005731B2" w:rsidRDefault="000C4F20" w:rsidP="00910130">
      <w:r>
        <w:lastRenderedPageBreak/>
        <w:t>Une fois que le seuil et les points de vies sont au maximum, le chantier est fini. Il est alors remplacé par le bâtiment fonctionnel.</w:t>
      </w:r>
    </w:p>
    <w:p w14:paraId="66C85C0C" w14:textId="77777777" w:rsidR="000C4F20" w:rsidRDefault="000C4F20" w:rsidP="0012684C">
      <w:r>
        <w:t>Pour éviter que des chantiers restent indéfiniment et bloquent des zones (la construction du premier hôtel de ville par exemple), le chantier est détruit si aucune action (fourniture de ressource ou construction) n’a lieu pendant 7 jours.</w:t>
      </w:r>
    </w:p>
    <w:p w14:paraId="2F8036FD" w14:textId="77777777" w:rsidR="0012684C" w:rsidRDefault="000C4F20" w:rsidP="0012684C">
      <w:pPr>
        <w:pStyle w:val="Titre3"/>
      </w:pPr>
      <w:r>
        <w:t>Remplacement</w:t>
      </w:r>
    </w:p>
    <w:p w14:paraId="64CA60B3" w14:textId="77777777" w:rsidR="0012684C" w:rsidRDefault="0012684C" w:rsidP="0012684C">
      <w:r>
        <w:t>Une fois un bâtiment construit, celui-ci peut être amélioré</w:t>
      </w:r>
      <w:r w:rsidR="00650D96">
        <w:t xml:space="preserve"> ou remplacé. Dans les deux cas, le principe est le même :</w:t>
      </w:r>
      <w:r>
        <w:t xml:space="preserve"> il faut </w:t>
      </w:r>
      <w:r w:rsidR="000C4F20">
        <w:t>disposer d’un plan et des autorisations</w:t>
      </w:r>
      <w:r>
        <w:t>.</w:t>
      </w:r>
    </w:p>
    <w:p w14:paraId="42EC963C" w14:textId="77777777" w:rsidR="00650D96" w:rsidRDefault="000C4F20" w:rsidP="0012684C">
      <w:r>
        <w:t>Par rapport à une construction, l</w:t>
      </w:r>
      <w:r w:rsidR="00650D96">
        <w:t xml:space="preserve">a différence tiens à ce qu’on récupère </w:t>
      </w:r>
      <w:r>
        <w:t>75 % d</w:t>
      </w:r>
      <w:r w:rsidR="00650D96">
        <w:t>es ressources nécessaire à la construction du premier bâtiment</w:t>
      </w:r>
      <w:r>
        <w:t xml:space="preserve"> (au prorata des points de vie restant)</w:t>
      </w:r>
      <w:r w:rsidR="00650D96">
        <w:t xml:space="preserve"> pour servir à la construction du second. Les ressources excédentaires sont rendues à la ville, au personnage ou perdues (si les inventaires/stocks sont pleins).</w:t>
      </w:r>
    </w:p>
    <w:p w14:paraId="094C4229" w14:textId="77777777" w:rsidR="0012684C" w:rsidRDefault="00650D96" w:rsidP="0012684C">
      <w:r>
        <w:t>Le</w:t>
      </w:r>
      <w:r w:rsidR="0012684C">
        <w:t xml:space="preserve"> bâtiment est remplacé par un chantier et, comme pour la construction, une fois fini, le </w:t>
      </w:r>
      <w:r>
        <w:t xml:space="preserve">nouveau </w:t>
      </w:r>
      <w:r w:rsidR="0012684C">
        <w:t>bâtiment reprend sa place.</w:t>
      </w:r>
    </w:p>
    <w:p w14:paraId="4D92C183" w14:textId="2191F3BE" w:rsidR="0012684C" w:rsidRDefault="00500439" w:rsidP="0012684C">
      <w:pPr>
        <w:pStyle w:val="Titre3"/>
      </w:pPr>
      <w:r>
        <w:t xml:space="preserve">Utilisation, </w:t>
      </w:r>
      <w:r w:rsidR="0012684C">
        <w:t>Dégradation et Entretien</w:t>
      </w:r>
    </w:p>
    <w:p w14:paraId="12169549" w14:textId="77777777" w:rsidR="0012684C" w:rsidRDefault="0012684C" w:rsidP="0012684C">
      <w:r>
        <w:t>Lorsqu’un bâtiment est actif, les joueurs peuvent l’utiliser. Le bâtiment leur fournis des informations, des fonctionnalités et la possibilité d’utiliser leurs compétences.</w:t>
      </w:r>
    </w:p>
    <w:p w14:paraId="0769CB11" w14:textId="77777777" w:rsidR="0012684C" w:rsidRDefault="0012684C" w:rsidP="0012684C">
      <w:r>
        <w:t>Avec le temps, et après les attaques des monstres, les bâtiments se dégradent. Ils perdent leurs points de vie. Cette dégradation est fonction des matériaux de construction utilisés (un bâtiment en bois est plus fragile qu’une construction en pierre).</w:t>
      </w:r>
    </w:p>
    <w:p w14:paraId="00A011D6" w14:textId="77777777" w:rsidR="0012684C" w:rsidRDefault="0012684C" w:rsidP="0012684C">
      <w:r>
        <w:t>Il est possible d’entretenir un bâtiment de deux manières différentes :</w:t>
      </w:r>
    </w:p>
    <w:p w14:paraId="17D8FD3C" w14:textId="77777777" w:rsidR="0012684C" w:rsidRDefault="0012684C" w:rsidP="00067C98">
      <w:pPr>
        <w:pStyle w:val="Paragraphedeliste"/>
        <w:numPr>
          <w:ilvl w:val="0"/>
          <w:numId w:val="4"/>
        </w:numPr>
      </w:pPr>
      <w:r>
        <w:t>Via la compétence d’entretien, qui permet de rendre une petite quantité de points de vie ;</w:t>
      </w:r>
    </w:p>
    <w:p w14:paraId="7A77AD01" w14:textId="77777777" w:rsidR="0012684C" w:rsidRDefault="0012684C" w:rsidP="00067C98">
      <w:pPr>
        <w:pStyle w:val="Paragraphedeliste"/>
        <w:numPr>
          <w:ilvl w:val="0"/>
          <w:numId w:val="4"/>
        </w:numPr>
      </w:pPr>
      <w:r>
        <w:t>Via l’ouverture d’un chantier de rénovation qui permet une remise à neuf.</w:t>
      </w:r>
    </w:p>
    <w:p w14:paraId="5C34EC45" w14:textId="77407A64" w:rsidR="0012684C" w:rsidRDefault="0012684C" w:rsidP="0012684C">
      <w:r>
        <w:t xml:space="preserve">L’entretien est gratuit (en ressources) mais ce n’est pas le cas de la rénovation. Cette dernière fonctionne comme la construction et l’amélioration : il faut disposer des ressources et des autorisations. La rénovation remplace le bâtiment par un chantier qui </w:t>
      </w:r>
      <w:r w:rsidR="00500439">
        <w:t>rep</w:t>
      </w:r>
      <w:r>
        <w:t>rend sa place une fois qu’il est terminé.</w:t>
      </w:r>
    </w:p>
    <w:p w14:paraId="755900AF" w14:textId="77777777" w:rsidR="0012684C" w:rsidRDefault="0012684C" w:rsidP="0012684C">
      <w:pPr>
        <w:pStyle w:val="Titre3"/>
      </w:pPr>
      <w:r w:rsidRPr="0012684C">
        <w:t>Ruine</w:t>
      </w:r>
    </w:p>
    <w:p w14:paraId="727C2FCF" w14:textId="77777777" w:rsidR="0012684C" w:rsidRDefault="0012684C" w:rsidP="0012684C">
      <w:r>
        <w:t>Lorsqu’un bâtiment n’a pas été suffisamment entretenu, ses points de vie tombent à zéro et il disparaît, remplacé par une ruine. Dès lors, les avantages conférés par le bâtiment disparaissent tant que la ruine ne sera pas réhabilitée. Une ruine a autant de points de vie que le bâtiment, neuf, qu’elle remplace et son coefficient d’usure est le même.</w:t>
      </w:r>
    </w:p>
    <w:p w14:paraId="21430A51" w14:textId="77777777" w:rsidR="0012684C" w:rsidRPr="00B05131" w:rsidRDefault="0012684C" w:rsidP="0012684C">
      <w:r w:rsidRPr="00B05131">
        <w:t>Dans une ruine, les personnages peuvent effectuer des fouilles pour récupérer des marchandises et ressources.</w:t>
      </w:r>
    </w:p>
    <w:p w14:paraId="23EF917B" w14:textId="77777777" w:rsidR="0012684C" w:rsidRDefault="0012684C" w:rsidP="0012684C">
      <w:r>
        <w:t>La réhabilitation permet de remplacer la ruine par son bâtiment neuf. Il faut alors s’acquitter du coût (proportionnel aux points de vie du bâtiment fini) et de disposer des droits. Aucun plan n’est nécessaire. La réhabilitation remplace la ruine par un chantier.</w:t>
      </w:r>
    </w:p>
    <w:p w14:paraId="38ACDD2C" w14:textId="77777777" w:rsidR="0012684C" w:rsidRDefault="0012684C" w:rsidP="0012684C">
      <w:pPr>
        <w:pStyle w:val="Titre3"/>
      </w:pPr>
      <w:r>
        <w:lastRenderedPageBreak/>
        <w:t xml:space="preserve">Ruine </w:t>
      </w:r>
      <w:r w:rsidRPr="0012684C">
        <w:t>enfouie</w:t>
      </w:r>
    </w:p>
    <w:p w14:paraId="5AADB162" w14:textId="77777777" w:rsidR="0012684C" w:rsidRDefault="0012684C" w:rsidP="0012684C">
      <w:r>
        <w:t>Lorsqu’une ruine perd ses points de vies (usure du temps), elle se transforme en « ruine enfouie ». Cette ruine à la particularité d’exister dans le jeu mais d’être invisible aux joueurs qui doivent faire de l’archéologie pour les retrouver (via le site de fouille).</w:t>
      </w:r>
    </w:p>
    <w:p w14:paraId="547AD29E" w14:textId="77777777" w:rsidR="0012684C" w:rsidRDefault="0012684C" w:rsidP="0012684C">
      <w:r>
        <w:t>Lorsque les personnages font des fouilles archéologiques, ils rendent les points de vie aux ruines enfouies. Lorsque celles-ci atteignent leur maximum de points de vie, elles redeviennent des ruines normales, avec leur maximum de points de vie. Une ruine enfouie a autant de points de vie que la ruine, « neuve » ; qu’elle remplace et le même coefficient d’usure.</w:t>
      </w:r>
    </w:p>
    <w:p w14:paraId="06EEE552" w14:textId="77777777" w:rsidR="0012684C" w:rsidRDefault="0012684C" w:rsidP="0012684C">
      <w:pPr>
        <w:pStyle w:val="Titre2"/>
      </w:pPr>
      <w:bookmarkStart w:id="10" w:name="_Toc384287118"/>
      <w:bookmarkStart w:id="11" w:name="_Toc384985676"/>
      <w:r>
        <w:t xml:space="preserve">Matériaux </w:t>
      </w:r>
      <w:r w:rsidRPr="0012684C">
        <w:t>et</w:t>
      </w:r>
      <w:r>
        <w:t xml:space="preserve"> construction</w:t>
      </w:r>
      <w:bookmarkEnd w:id="10"/>
      <w:bookmarkEnd w:id="11"/>
    </w:p>
    <w:p w14:paraId="15E0402D" w14:textId="77777777" w:rsidR="0012684C" w:rsidRDefault="0012684C" w:rsidP="0012684C">
      <w:r>
        <w:t>La construction des bâtiments nécessite des quantités de certains matériaux de construction. Chaque bâtiment est disponible en plusieurs versions, en fonction de l’équilibre entre les ressources.</w:t>
      </w:r>
    </w:p>
    <w:p w14:paraId="570AB977" w14:textId="77777777" w:rsidR="0012684C" w:rsidRDefault="0012684C" w:rsidP="0012684C">
      <w:pPr>
        <w:pStyle w:val="Titre3"/>
      </w:pPr>
      <w:r>
        <w:t xml:space="preserve">Liste des </w:t>
      </w:r>
      <w:r w:rsidRPr="0012684C">
        <w:t>matériaux</w:t>
      </w:r>
      <w:r>
        <w:t xml:space="preserve"> de construction</w:t>
      </w:r>
    </w:p>
    <w:p w14:paraId="5179F022" w14:textId="46845BF9" w:rsidR="0012684C" w:rsidRDefault="0012684C" w:rsidP="00FA727E">
      <w:r>
        <w:t>Luchronia utilise les 7 matériaux de construction et chaque bâtiment est disponible en plusieurs versions, chacune utilise des quantités différentes de matériaux et confère de</w:t>
      </w:r>
      <w:r w:rsidR="00FA727E">
        <w:t>s caractéristiques différentes.</w:t>
      </w:r>
    </w:p>
    <w:p w14:paraId="48A84663" w14:textId="77777777" w:rsidR="004220A1" w:rsidRDefault="004220A1" w:rsidP="004220A1">
      <w:r w:rsidRPr="00FA727E">
        <w:rPr>
          <w:b/>
          <w:bCs/>
        </w:rPr>
        <w:t>Les bâtiments en Terre</w:t>
      </w:r>
      <w:r w:rsidRPr="00FA727E">
        <w:t xml:space="preserve"> sont les plus rudimentaires et plus faciles à construire. Leurs plans sont les plus simples à tracer et les ressources nécessaires à la construction sont facilement récoltées (de la terre et quelques planches). Cette facilité à un coût, ces bâtiments sont également les plus fragiles. Ils résistent très mal aux attaques et à l'usure du temps</w:t>
      </w:r>
      <w:r>
        <w:t>.</w:t>
      </w:r>
    </w:p>
    <w:p w14:paraId="7AA11675" w14:textId="77777777" w:rsidR="004220A1" w:rsidRDefault="004220A1" w:rsidP="004220A1">
      <w:r w:rsidRPr="00FA727E">
        <w:rPr>
          <w:b/>
          <w:bCs/>
        </w:rPr>
        <w:t>Les bâtiments à colombages</w:t>
      </w:r>
      <w:r w:rsidRPr="00FA727E">
        <w:t xml:space="preserve"> sont une version améliorée des bâtiments en terre. Ils restent plutôt simple</w:t>
      </w:r>
      <w:r>
        <w:t>s</w:t>
      </w:r>
      <w:r w:rsidRPr="00FA727E">
        <w:t xml:space="preserve"> à construire (principalement du torchis et quelques planches) et résistent un peu mieux à l'usure</w:t>
      </w:r>
      <w:r>
        <w:t>.</w:t>
      </w:r>
    </w:p>
    <w:p w14:paraId="10E7862F" w14:textId="77777777" w:rsidR="004220A1" w:rsidRDefault="004220A1" w:rsidP="004220A1">
      <w:r w:rsidRPr="00FA727E">
        <w:rPr>
          <w:b/>
          <w:bCs/>
        </w:rPr>
        <w:t>Les bâtiments en bois</w:t>
      </w:r>
      <w:r w:rsidRPr="00FA727E">
        <w:t>, offrent un équilibre entre la facilité de construction (des plans accessibles et un bâtiment n'utilisant quasiment que des planches) tout en obtenant une bonne résistance à l'usure</w:t>
      </w:r>
      <w:r>
        <w:t>.</w:t>
      </w:r>
    </w:p>
    <w:p w14:paraId="1D138055" w14:textId="77777777" w:rsidR="004220A1" w:rsidRDefault="004220A1" w:rsidP="004220A1">
      <w:r w:rsidRPr="00FA727E">
        <w:rPr>
          <w:b/>
          <w:bCs/>
        </w:rPr>
        <w:t>Les bâtiments en brique</w:t>
      </w:r>
      <w:r w:rsidRPr="00FA727E">
        <w:t xml:space="preserve"> sont une réelle innovation de cette époque. Le moulage puis la cuisson de l'argile permettent d'obtenir un élément de construction bon marché tout en augmentant significativement la résistance à l'usure</w:t>
      </w:r>
      <w:r>
        <w:t>.</w:t>
      </w:r>
    </w:p>
    <w:p w14:paraId="102F0CC1" w14:textId="77777777" w:rsidR="004220A1" w:rsidRDefault="004220A1" w:rsidP="004220A1">
      <w:r w:rsidRPr="00FA727E">
        <w:rPr>
          <w:b/>
          <w:bCs/>
        </w:rPr>
        <w:t>Les bâtiments renforcés de fer</w:t>
      </w:r>
      <w:r w:rsidRPr="00FA727E">
        <w:t xml:space="preserve"> sont destinés à durer. L'ajout d'une structure en acier pour soutenir le bâtiment (squelette de poutres) permet d'obtenir les bâtiments les plus résistants. En contrepartie, les plans nécessitent plus d'efforts pour être mis au point</w:t>
      </w:r>
      <w:r>
        <w:t>.</w:t>
      </w:r>
    </w:p>
    <w:p w14:paraId="780913B6" w14:textId="77777777" w:rsidR="004220A1" w:rsidRDefault="004220A1" w:rsidP="004220A1">
      <w:r w:rsidRPr="00FA727E">
        <w:rPr>
          <w:b/>
          <w:bCs/>
        </w:rPr>
        <w:t>Les bâtiments en pierre</w:t>
      </w:r>
      <w:r w:rsidRPr="00FA727E">
        <w:t xml:space="preserve"> n'utilisent quasiment que la pierre comme matériaux de construction. Les plans sont relativement faciles à obtenir et produisent les bâtiments les plus résistants (avec les bâtiments renforcés)</w:t>
      </w:r>
      <w:r>
        <w:t>.</w:t>
      </w:r>
    </w:p>
    <w:p w14:paraId="0F4637E3" w14:textId="7BFF72B2" w:rsidR="004220A1" w:rsidRDefault="004220A1" w:rsidP="004220A1">
      <w:r w:rsidRPr="00FA727E">
        <w:rPr>
          <w:b/>
          <w:bCs/>
        </w:rPr>
        <w:t>Les bâtiments en verre</w:t>
      </w:r>
      <w:r w:rsidRPr="00FA727E">
        <w:t xml:space="preserve"> réalisent une </w:t>
      </w:r>
      <w:r w:rsidR="00A520ED">
        <w:t>h</w:t>
      </w:r>
      <w:r w:rsidRPr="00FA727E">
        <w:t>armonie entre l'acier (pour la structure) et le verre (en façade) pour obtenir des bâtiments élégants et très lumineux. Ces bâtiments sont par contre relativement fragiles et nécessitent beaucoup d'efforts pour tracer les plans</w:t>
      </w:r>
      <w:r>
        <w:t>.</w:t>
      </w:r>
    </w:p>
    <w:p w14:paraId="626422B0" w14:textId="77777777" w:rsidR="0012684C" w:rsidRPr="005B2EBE" w:rsidRDefault="0012684C" w:rsidP="0012684C">
      <w:r>
        <w:t>Les ressources étant inégalement réparties, en fonction de la zone géographique, des infrastructures et des voies d’accès, certains types seront privilégiés et donneront une « couleur locale » aux villes.</w:t>
      </w:r>
    </w:p>
    <w:p w14:paraId="3693A370" w14:textId="77777777" w:rsidR="0012684C" w:rsidRDefault="0012684C" w:rsidP="0012684C">
      <w:pPr>
        <w:pStyle w:val="Titre3"/>
      </w:pPr>
      <w:r>
        <w:lastRenderedPageBreak/>
        <w:t>Coûts de construction</w:t>
      </w:r>
    </w:p>
    <w:p w14:paraId="58F1CFEF" w14:textId="77777777" w:rsidR="0012684C" w:rsidRDefault="0012684C" w:rsidP="0012684C">
      <w:r>
        <w:t>Le coût de construction des bâtiments est proportionnel aux points de vie du bâtiment. Plus un bâtiment est grand, plus il a de points et plus il coûte cher à sa construction. Lorsqu’on crée un chantier, le coût est calculé en fonction des points de vie qu’on veut ajouter/rendre au bâtiment.</w:t>
      </w:r>
    </w:p>
    <w:p w14:paraId="4FC2F245" w14:textId="77777777" w:rsidR="0012684C" w:rsidRDefault="0012684C" w:rsidP="0012684C">
      <w:r>
        <w:t xml:space="preserve">Le tableau suivant donne le </w:t>
      </w:r>
      <w:commentRangeStart w:id="12"/>
      <w:commentRangeStart w:id="13"/>
      <w:r>
        <w:t>coût</w:t>
      </w:r>
      <w:commentRangeEnd w:id="12"/>
      <w:r w:rsidR="00BF1966">
        <w:rPr>
          <w:rStyle w:val="Marquedecommentaire"/>
        </w:rPr>
        <w:commentReference w:id="12"/>
      </w:r>
      <w:commentRangeEnd w:id="13"/>
      <w:r w:rsidR="008D1C26">
        <w:rPr>
          <w:rStyle w:val="Marquedecommentaire"/>
        </w:rPr>
        <w:commentReference w:id="13"/>
      </w:r>
      <w:r>
        <w:t>, par point de vie, pour chaque type de bâtiment :</w:t>
      </w:r>
    </w:p>
    <w:tbl>
      <w:tblPr>
        <w:tblStyle w:val="TableauGrille3-Accentuation110"/>
        <w:tblW w:w="0" w:type="auto"/>
        <w:tblLook w:val="04A0" w:firstRow="1" w:lastRow="0" w:firstColumn="1" w:lastColumn="0" w:noHBand="0" w:noVBand="1"/>
        <w:tblPrChange w:id="14" w:author="Corinne" w:date="2014-11-21T14:17:00Z">
          <w:tblPr>
            <w:tblStyle w:val="TableauGrille3-Accentuation110"/>
            <w:tblW w:w="0" w:type="auto"/>
            <w:tblLook w:val="04A0" w:firstRow="1" w:lastRow="0" w:firstColumn="1" w:lastColumn="0" w:noHBand="0" w:noVBand="1"/>
          </w:tblPr>
        </w:tblPrChange>
      </w:tblPr>
      <w:tblGrid>
        <w:gridCol w:w="3113"/>
        <w:gridCol w:w="825"/>
        <w:gridCol w:w="826"/>
        <w:gridCol w:w="826"/>
        <w:gridCol w:w="825"/>
        <w:gridCol w:w="826"/>
        <w:gridCol w:w="689"/>
        <w:gridCol w:w="688"/>
        <w:gridCol w:w="670"/>
        <w:tblGridChange w:id="15">
          <w:tblGrid>
            <w:gridCol w:w="3256"/>
            <w:gridCol w:w="850"/>
            <w:gridCol w:w="851"/>
            <w:gridCol w:w="851"/>
            <w:gridCol w:w="850"/>
            <w:gridCol w:w="851"/>
            <w:gridCol w:w="703"/>
            <w:gridCol w:w="703"/>
            <w:gridCol w:w="703"/>
          </w:tblGrid>
        </w:tblGridChange>
      </w:tblGrid>
      <w:tr w:rsidR="00993B21" w14:paraId="41326A54" w14:textId="0C0EA781" w:rsidTr="00993B21">
        <w:trPr>
          <w:cnfStyle w:val="100000000000" w:firstRow="1" w:lastRow="0" w:firstColumn="0" w:lastColumn="0" w:oddVBand="0" w:evenVBand="0" w:oddHBand="0" w:evenHBand="0" w:firstRowFirstColumn="0" w:firstRowLastColumn="0" w:lastRowFirstColumn="0" w:lastRowLastColumn="0"/>
          <w:trHeight w:val="1134"/>
          <w:trPrChange w:id="16" w:author="Corinne" w:date="2014-11-21T14:17:00Z">
            <w:trPr>
              <w:trHeight w:val="1134"/>
            </w:trPr>
          </w:trPrChange>
        </w:trPr>
        <w:tc>
          <w:tcPr>
            <w:cnfStyle w:val="001000000100" w:firstRow="0" w:lastRow="0" w:firstColumn="1" w:lastColumn="0" w:oddVBand="0" w:evenVBand="0" w:oddHBand="0" w:evenHBand="0" w:firstRowFirstColumn="1" w:firstRowLastColumn="0" w:lastRowFirstColumn="0" w:lastRowLastColumn="0"/>
            <w:tcW w:w="3113" w:type="dxa"/>
            <w:vAlign w:val="bottom"/>
            <w:tcPrChange w:id="17" w:author="Corinne" w:date="2014-11-21T14:17:00Z">
              <w:tcPr>
                <w:tcW w:w="3256" w:type="dxa"/>
                <w:vAlign w:val="bottom"/>
              </w:tcPr>
            </w:tcPrChange>
          </w:tcPr>
          <w:p w14:paraId="04D510DE" w14:textId="77777777" w:rsidR="00993B21" w:rsidRDefault="00993B21" w:rsidP="0012684C">
            <w:pPr>
              <w:cnfStyle w:val="101000000100" w:firstRow="1" w:lastRow="0" w:firstColumn="1" w:lastColumn="0" w:oddVBand="0" w:evenVBand="0" w:oddHBand="0" w:evenHBand="0" w:firstRowFirstColumn="1" w:firstRowLastColumn="0" w:lastRowFirstColumn="0" w:lastRowLastColumn="0"/>
            </w:pPr>
            <w:r>
              <w:t>Type de bâtiment</w:t>
            </w:r>
          </w:p>
        </w:tc>
        <w:tc>
          <w:tcPr>
            <w:tcW w:w="825" w:type="dxa"/>
            <w:textDirection w:val="btLr"/>
            <w:tcPrChange w:id="18" w:author="Corinne" w:date="2014-11-21T14:17:00Z">
              <w:tcPr>
                <w:tcW w:w="850" w:type="dxa"/>
                <w:textDirection w:val="btLr"/>
              </w:tcPr>
            </w:tcPrChange>
          </w:tcPr>
          <w:p w14:paraId="7CF4D948" w14:textId="6ABF0143"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del w:id="19" w:author="Corinne" w:date="2014-11-21T14:19:00Z">
              <w:r w:rsidDel="00993B21">
                <w:delText>Terre</w:delText>
              </w:r>
            </w:del>
            <w:ins w:id="20" w:author="Corinne" w:date="2014-11-21T14:19:00Z">
              <w:r>
                <w:t>Argile</w:t>
              </w:r>
            </w:ins>
          </w:p>
        </w:tc>
        <w:tc>
          <w:tcPr>
            <w:tcW w:w="826" w:type="dxa"/>
            <w:textDirection w:val="btLr"/>
            <w:tcPrChange w:id="21" w:author="Corinne" w:date="2014-11-21T14:17:00Z">
              <w:tcPr>
                <w:tcW w:w="851" w:type="dxa"/>
                <w:textDirection w:val="btLr"/>
              </w:tcPr>
            </w:tcPrChange>
          </w:tcPr>
          <w:p w14:paraId="584087AE" w14:textId="710D1D23"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r>
              <w:t>Planches</w:t>
            </w:r>
          </w:p>
        </w:tc>
        <w:tc>
          <w:tcPr>
            <w:tcW w:w="826" w:type="dxa"/>
            <w:textDirection w:val="btLr"/>
            <w:tcPrChange w:id="22" w:author="Corinne" w:date="2014-11-21T14:17:00Z">
              <w:tcPr>
                <w:tcW w:w="851" w:type="dxa"/>
                <w:textDirection w:val="btLr"/>
              </w:tcPr>
            </w:tcPrChange>
          </w:tcPr>
          <w:p w14:paraId="68F4C287" w14:textId="77777777"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r>
              <w:t>Pierre</w:t>
            </w:r>
          </w:p>
        </w:tc>
        <w:tc>
          <w:tcPr>
            <w:tcW w:w="825" w:type="dxa"/>
            <w:textDirection w:val="btLr"/>
            <w:tcPrChange w:id="23" w:author="Corinne" w:date="2014-11-21T14:17:00Z">
              <w:tcPr>
                <w:tcW w:w="850" w:type="dxa"/>
                <w:textDirection w:val="btLr"/>
              </w:tcPr>
            </w:tcPrChange>
          </w:tcPr>
          <w:p w14:paraId="10D7A237" w14:textId="77777777"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r>
              <w:t>Brique</w:t>
            </w:r>
          </w:p>
        </w:tc>
        <w:tc>
          <w:tcPr>
            <w:tcW w:w="826" w:type="dxa"/>
            <w:textDirection w:val="btLr"/>
            <w:tcPrChange w:id="24" w:author="Corinne" w:date="2014-11-21T14:17:00Z">
              <w:tcPr>
                <w:tcW w:w="851" w:type="dxa"/>
                <w:textDirection w:val="btLr"/>
              </w:tcPr>
            </w:tcPrChange>
          </w:tcPr>
          <w:p w14:paraId="3B76E468" w14:textId="77777777"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r>
              <w:t>Fer</w:t>
            </w:r>
          </w:p>
        </w:tc>
        <w:tc>
          <w:tcPr>
            <w:tcW w:w="689" w:type="dxa"/>
            <w:textDirection w:val="btLr"/>
            <w:tcPrChange w:id="25" w:author="Corinne" w:date="2014-11-21T14:17:00Z">
              <w:tcPr>
                <w:tcW w:w="703" w:type="dxa"/>
                <w:textDirection w:val="btLr"/>
              </w:tcPr>
            </w:tcPrChange>
          </w:tcPr>
          <w:p w14:paraId="5B254E1C" w14:textId="77777777"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r>
              <w:t>Verre</w:t>
            </w:r>
          </w:p>
        </w:tc>
        <w:tc>
          <w:tcPr>
            <w:tcW w:w="688" w:type="dxa"/>
            <w:textDirection w:val="btLr"/>
            <w:tcPrChange w:id="26" w:author="Corinne" w:date="2014-11-21T14:17:00Z">
              <w:tcPr>
                <w:tcW w:w="703" w:type="dxa"/>
                <w:textDirection w:val="btLr"/>
              </w:tcPr>
            </w:tcPrChange>
          </w:tcPr>
          <w:p w14:paraId="06E3B2E7" w14:textId="3666A1B6"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pPr>
            <w:ins w:id="27" w:author="Corinne" w:date="2014-11-21T14:17:00Z">
              <w:r>
                <w:t>Eau</w:t>
              </w:r>
            </w:ins>
          </w:p>
        </w:tc>
        <w:tc>
          <w:tcPr>
            <w:tcW w:w="670" w:type="dxa"/>
            <w:textDirection w:val="btLr"/>
            <w:tcPrChange w:id="28" w:author="Corinne" w:date="2014-11-21T14:17:00Z">
              <w:tcPr>
                <w:tcW w:w="703" w:type="dxa"/>
                <w:textDirection w:val="btLr"/>
              </w:tcPr>
            </w:tcPrChange>
          </w:tcPr>
          <w:p w14:paraId="293CBEE1" w14:textId="5A57BB33" w:rsidR="00993B21" w:rsidRDefault="00993B21" w:rsidP="0012684C">
            <w:pPr>
              <w:ind w:left="113" w:right="113"/>
              <w:cnfStyle w:val="100000000000" w:firstRow="1" w:lastRow="0" w:firstColumn="0" w:lastColumn="0" w:oddVBand="0" w:evenVBand="0" w:oddHBand="0" w:evenHBand="0" w:firstRowFirstColumn="0" w:firstRowLastColumn="0" w:lastRowFirstColumn="0" w:lastRowLastColumn="0"/>
              <w:rPr>
                <w:ins w:id="29" w:author="Corinne" w:date="2014-11-21T14:17:00Z"/>
              </w:rPr>
            </w:pPr>
            <w:ins w:id="30" w:author="Corinne" w:date="2014-11-21T14:19:00Z">
              <w:r>
                <w:t>Fibres</w:t>
              </w:r>
            </w:ins>
          </w:p>
        </w:tc>
      </w:tr>
      <w:tr w:rsidR="00993B21" w14:paraId="5D98A0E9" w14:textId="1A738E5D" w:rsidTr="009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Change w:id="31" w:author="Corinne" w:date="2014-11-21T14:17:00Z">
              <w:tcPr>
                <w:tcW w:w="3256" w:type="dxa"/>
              </w:tcPr>
            </w:tcPrChange>
          </w:tcPr>
          <w:p w14:paraId="4625F068" w14:textId="77777777" w:rsidR="00993B21" w:rsidRDefault="00993B21" w:rsidP="0012684C">
            <w:pPr>
              <w:cnfStyle w:val="001000100000" w:firstRow="0" w:lastRow="0" w:firstColumn="1" w:lastColumn="0" w:oddVBand="0" w:evenVBand="0" w:oddHBand="1" w:evenHBand="0" w:firstRowFirstColumn="0" w:firstRowLastColumn="0" w:lastRowFirstColumn="0" w:lastRowLastColumn="0"/>
            </w:pPr>
            <w:r>
              <w:t>Bâtiment de terre</w:t>
            </w:r>
          </w:p>
        </w:tc>
        <w:tc>
          <w:tcPr>
            <w:tcW w:w="825" w:type="dxa"/>
            <w:tcPrChange w:id="32" w:author="Corinne" w:date="2014-11-21T14:17:00Z">
              <w:tcPr>
                <w:tcW w:w="850" w:type="dxa"/>
              </w:tcPr>
            </w:tcPrChange>
          </w:tcPr>
          <w:p w14:paraId="3884A218"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1</w:t>
            </w:r>
          </w:p>
        </w:tc>
        <w:tc>
          <w:tcPr>
            <w:tcW w:w="826" w:type="dxa"/>
            <w:tcPrChange w:id="33" w:author="Corinne" w:date="2014-11-21T14:17:00Z">
              <w:tcPr>
                <w:tcW w:w="851" w:type="dxa"/>
              </w:tcPr>
            </w:tcPrChange>
          </w:tcPr>
          <w:p w14:paraId="534B442A"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0.1</w:t>
            </w:r>
          </w:p>
        </w:tc>
        <w:tc>
          <w:tcPr>
            <w:tcW w:w="826" w:type="dxa"/>
            <w:tcPrChange w:id="34" w:author="Corinne" w:date="2014-11-21T14:17:00Z">
              <w:tcPr>
                <w:tcW w:w="851" w:type="dxa"/>
              </w:tcPr>
            </w:tcPrChange>
          </w:tcPr>
          <w:p w14:paraId="7E5BE865"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5" w:type="dxa"/>
            <w:tcPrChange w:id="35" w:author="Corinne" w:date="2014-11-21T14:17:00Z">
              <w:tcPr>
                <w:tcW w:w="850" w:type="dxa"/>
              </w:tcPr>
            </w:tcPrChange>
          </w:tcPr>
          <w:p w14:paraId="26EF5BAF"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6" w:type="dxa"/>
            <w:tcPrChange w:id="36" w:author="Corinne" w:date="2014-11-21T14:17:00Z">
              <w:tcPr>
                <w:tcW w:w="851" w:type="dxa"/>
              </w:tcPr>
            </w:tcPrChange>
          </w:tcPr>
          <w:p w14:paraId="479D1F1E"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689" w:type="dxa"/>
            <w:tcPrChange w:id="37" w:author="Corinne" w:date="2014-11-21T14:17:00Z">
              <w:tcPr>
                <w:tcW w:w="703" w:type="dxa"/>
              </w:tcPr>
            </w:tcPrChange>
          </w:tcPr>
          <w:p w14:paraId="71BF93DE"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688" w:type="dxa"/>
            <w:tcPrChange w:id="38" w:author="Corinne" w:date="2014-11-21T14:17:00Z">
              <w:tcPr>
                <w:tcW w:w="703" w:type="dxa"/>
              </w:tcPr>
            </w:tcPrChange>
          </w:tcPr>
          <w:p w14:paraId="525DD08C" w14:textId="3CA06884" w:rsidR="00993B21" w:rsidRDefault="00993B21" w:rsidP="0012684C">
            <w:pPr>
              <w:cnfStyle w:val="000000100000" w:firstRow="0" w:lastRow="0" w:firstColumn="0" w:lastColumn="0" w:oddVBand="0" w:evenVBand="0" w:oddHBand="1" w:evenHBand="0" w:firstRowFirstColumn="0" w:firstRowLastColumn="0" w:lastRowFirstColumn="0" w:lastRowLastColumn="0"/>
            </w:pPr>
            <w:ins w:id="39" w:author="Corinne" w:date="2014-11-21T14:20:00Z">
              <w:r>
                <w:t>0</w:t>
              </w:r>
            </w:ins>
          </w:p>
        </w:tc>
        <w:tc>
          <w:tcPr>
            <w:tcW w:w="670" w:type="dxa"/>
            <w:tcPrChange w:id="40" w:author="Corinne" w:date="2014-11-21T14:17:00Z">
              <w:tcPr>
                <w:tcW w:w="703" w:type="dxa"/>
              </w:tcPr>
            </w:tcPrChange>
          </w:tcPr>
          <w:p w14:paraId="5E294A58" w14:textId="3E311C74" w:rsidR="00993B21" w:rsidRDefault="00993B21" w:rsidP="0012684C">
            <w:pPr>
              <w:cnfStyle w:val="000000100000" w:firstRow="0" w:lastRow="0" w:firstColumn="0" w:lastColumn="0" w:oddVBand="0" w:evenVBand="0" w:oddHBand="1" w:evenHBand="0" w:firstRowFirstColumn="0" w:firstRowLastColumn="0" w:lastRowFirstColumn="0" w:lastRowLastColumn="0"/>
              <w:rPr>
                <w:ins w:id="41" w:author="Corinne" w:date="2014-11-21T14:17:00Z"/>
              </w:rPr>
            </w:pPr>
            <w:ins w:id="42" w:author="Corinne" w:date="2014-11-21T14:20:00Z">
              <w:r>
                <w:t>0</w:t>
              </w:r>
            </w:ins>
          </w:p>
        </w:tc>
      </w:tr>
      <w:tr w:rsidR="00993B21" w14:paraId="7C96D660" w14:textId="7115F386" w:rsidTr="00993B21">
        <w:tc>
          <w:tcPr>
            <w:cnfStyle w:val="001000000000" w:firstRow="0" w:lastRow="0" w:firstColumn="1" w:lastColumn="0" w:oddVBand="0" w:evenVBand="0" w:oddHBand="0" w:evenHBand="0" w:firstRowFirstColumn="0" w:firstRowLastColumn="0" w:lastRowFirstColumn="0" w:lastRowLastColumn="0"/>
            <w:tcW w:w="3113" w:type="dxa"/>
            <w:tcPrChange w:id="43" w:author="Corinne" w:date="2014-11-21T14:17:00Z">
              <w:tcPr>
                <w:tcW w:w="3256" w:type="dxa"/>
              </w:tcPr>
            </w:tcPrChange>
          </w:tcPr>
          <w:p w14:paraId="4361EED3" w14:textId="77777777" w:rsidR="00993B21" w:rsidRDefault="00993B21" w:rsidP="0012684C">
            <w:r>
              <w:t>Bâtiment en bois</w:t>
            </w:r>
          </w:p>
        </w:tc>
        <w:tc>
          <w:tcPr>
            <w:tcW w:w="825" w:type="dxa"/>
            <w:tcPrChange w:id="44" w:author="Corinne" w:date="2014-11-21T14:17:00Z">
              <w:tcPr>
                <w:tcW w:w="850" w:type="dxa"/>
              </w:tcPr>
            </w:tcPrChange>
          </w:tcPr>
          <w:p w14:paraId="1F13E8E0"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6" w:type="dxa"/>
            <w:tcPrChange w:id="45" w:author="Corinne" w:date="2014-11-21T14:17:00Z">
              <w:tcPr>
                <w:tcW w:w="851" w:type="dxa"/>
              </w:tcPr>
            </w:tcPrChange>
          </w:tcPr>
          <w:p w14:paraId="59D99325" w14:textId="1BE0DB9E" w:rsidR="00993B21" w:rsidRDefault="00993B21" w:rsidP="0012684C">
            <w:pPr>
              <w:cnfStyle w:val="000000000000" w:firstRow="0" w:lastRow="0" w:firstColumn="0" w:lastColumn="0" w:oddVBand="0" w:evenVBand="0" w:oddHBand="0" w:evenHBand="0" w:firstRowFirstColumn="0" w:firstRowLastColumn="0" w:lastRowFirstColumn="0" w:lastRowLastColumn="0"/>
            </w:pPr>
            <w:r>
              <w:t>1</w:t>
            </w:r>
          </w:p>
        </w:tc>
        <w:tc>
          <w:tcPr>
            <w:tcW w:w="826" w:type="dxa"/>
            <w:tcPrChange w:id="46" w:author="Corinne" w:date="2014-11-21T14:17:00Z">
              <w:tcPr>
                <w:tcW w:w="851" w:type="dxa"/>
              </w:tcPr>
            </w:tcPrChange>
          </w:tcPr>
          <w:p w14:paraId="0661D4DC"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5" w:type="dxa"/>
            <w:tcPrChange w:id="47" w:author="Corinne" w:date="2014-11-21T14:17:00Z">
              <w:tcPr>
                <w:tcW w:w="850" w:type="dxa"/>
              </w:tcPr>
            </w:tcPrChange>
          </w:tcPr>
          <w:p w14:paraId="722F9CE3"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6" w:type="dxa"/>
            <w:tcPrChange w:id="48" w:author="Corinne" w:date="2014-11-21T14:17:00Z">
              <w:tcPr>
                <w:tcW w:w="851" w:type="dxa"/>
              </w:tcPr>
            </w:tcPrChange>
          </w:tcPr>
          <w:p w14:paraId="27A2ADAC" w14:textId="27A3D8C4" w:rsidR="00993B21" w:rsidRDefault="00993B21" w:rsidP="0012684C">
            <w:pPr>
              <w:cnfStyle w:val="000000000000" w:firstRow="0" w:lastRow="0" w:firstColumn="0" w:lastColumn="0" w:oddVBand="0" w:evenVBand="0" w:oddHBand="0" w:evenHBand="0" w:firstRowFirstColumn="0" w:firstRowLastColumn="0" w:lastRowFirstColumn="0" w:lastRowLastColumn="0"/>
            </w:pPr>
            <w:r>
              <w:t>0.1</w:t>
            </w:r>
          </w:p>
        </w:tc>
        <w:tc>
          <w:tcPr>
            <w:tcW w:w="689" w:type="dxa"/>
            <w:tcPrChange w:id="49" w:author="Corinne" w:date="2014-11-21T14:17:00Z">
              <w:tcPr>
                <w:tcW w:w="703" w:type="dxa"/>
              </w:tcPr>
            </w:tcPrChange>
          </w:tcPr>
          <w:p w14:paraId="26ED670B" w14:textId="1C55EE4E" w:rsidR="00993B21" w:rsidRDefault="00993B21" w:rsidP="0012684C">
            <w:pPr>
              <w:cnfStyle w:val="000000000000" w:firstRow="0" w:lastRow="0" w:firstColumn="0" w:lastColumn="0" w:oddVBand="0" w:evenVBand="0" w:oddHBand="0" w:evenHBand="0" w:firstRowFirstColumn="0" w:firstRowLastColumn="0" w:lastRowFirstColumn="0" w:lastRowLastColumn="0"/>
            </w:pPr>
            <w:r>
              <w:t>0.2</w:t>
            </w:r>
          </w:p>
        </w:tc>
        <w:tc>
          <w:tcPr>
            <w:tcW w:w="688" w:type="dxa"/>
            <w:tcPrChange w:id="50" w:author="Corinne" w:date="2014-11-21T14:17:00Z">
              <w:tcPr>
                <w:tcW w:w="703" w:type="dxa"/>
              </w:tcPr>
            </w:tcPrChange>
          </w:tcPr>
          <w:p w14:paraId="18CBE817" w14:textId="70D66F7C" w:rsidR="00993B21" w:rsidRDefault="00993B21" w:rsidP="0012684C">
            <w:pPr>
              <w:cnfStyle w:val="000000000000" w:firstRow="0" w:lastRow="0" w:firstColumn="0" w:lastColumn="0" w:oddVBand="0" w:evenVBand="0" w:oddHBand="0" w:evenHBand="0" w:firstRowFirstColumn="0" w:firstRowLastColumn="0" w:lastRowFirstColumn="0" w:lastRowLastColumn="0"/>
            </w:pPr>
            <w:ins w:id="51" w:author="Corinne" w:date="2014-11-21T14:20:00Z">
              <w:r>
                <w:t>0</w:t>
              </w:r>
            </w:ins>
          </w:p>
        </w:tc>
        <w:tc>
          <w:tcPr>
            <w:tcW w:w="670" w:type="dxa"/>
            <w:tcPrChange w:id="52" w:author="Corinne" w:date="2014-11-21T14:17:00Z">
              <w:tcPr>
                <w:tcW w:w="703" w:type="dxa"/>
              </w:tcPr>
            </w:tcPrChange>
          </w:tcPr>
          <w:p w14:paraId="722C488C" w14:textId="665AA321" w:rsidR="00993B21" w:rsidRDefault="00993B21" w:rsidP="0012684C">
            <w:pPr>
              <w:cnfStyle w:val="000000000000" w:firstRow="0" w:lastRow="0" w:firstColumn="0" w:lastColumn="0" w:oddVBand="0" w:evenVBand="0" w:oddHBand="0" w:evenHBand="0" w:firstRowFirstColumn="0" w:firstRowLastColumn="0" w:lastRowFirstColumn="0" w:lastRowLastColumn="0"/>
              <w:rPr>
                <w:ins w:id="53" w:author="Corinne" w:date="2014-11-21T14:17:00Z"/>
              </w:rPr>
            </w:pPr>
            <w:ins w:id="54" w:author="Corinne" w:date="2014-11-21T14:20:00Z">
              <w:r>
                <w:t>0</w:t>
              </w:r>
            </w:ins>
          </w:p>
        </w:tc>
      </w:tr>
      <w:tr w:rsidR="00993B21" w14:paraId="0A9AAE4F" w14:textId="27E82037" w:rsidTr="009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Change w:id="55" w:author="Corinne" w:date="2014-11-21T14:17:00Z">
              <w:tcPr>
                <w:tcW w:w="3256" w:type="dxa"/>
              </w:tcPr>
            </w:tcPrChange>
          </w:tcPr>
          <w:p w14:paraId="41AB28B8" w14:textId="77777777" w:rsidR="00993B21" w:rsidRDefault="00993B21" w:rsidP="0012684C">
            <w:pPr>
              <w:cnfStyle w:val="001000100000" w:firstRow="0" w:lastRow="0" w:firstColumn="1" w:lastColumn="0" w:oddVBand="0" w:evenVBand="0" w:oddHBand="1" w:evenHBand="0" w:firstRowFirstColumn="0" w:firstRowLastColumn="0" w:lastRowFirstColumn="0" w:lastRowLastColumn="0"/>
            </w:pPr>
            <w:r>
              <w:t>Bâtiment à colombage</w:t>
            </w:r>
          </w:p>
        </w:tc>
        <w:tc>
          <w:tcPr>
            <w:tcW w:w="825" w:type="dxa"/>
            <w:tcPrChange w:id="56" w:author="Corinne" w:date="2014-11-21T14:17:00Z">
              <w:tcPr>
                <w:tcW w:w="850" w:type="dxa"/>
              </w:tcPr>
            </w:tcPrChange>
          </w:tcPr>
          <w:p w14:paraId="5E4600D2" w14:textId="7CB5941B" w:rsidR="00993B21" w:rsidRDefault="00993B21" w:rsidP="0012684C">
            <w:pPr>
              <w:cnfStyle w:val="000000100000" w:firstRow="0" w:lastRow="0" w:firstColumn="0" w:lastColumn="0" w:oddVBand="0" w:evenVBand="0" w:oddHBand="1" w:evenHBand="0" w:firstRowFirstColumn="0" w:firstRowLastColumn="0" w:lastRowFirstColumn="0" w:lastRowLastColumn="0"/>
            </w:pPr>
            <w:del w:id="57" w:author="Corinne" w:date="2014-11-21T14:19:00Z">
              <w:r w:rsidDel="00993B21">
                <w:delText>0</w:delText>
              </w:r>
            </w:del>
            <w:ins w:id="58" w:author="Corinne" w:date="2014-11-21T14:19:00Z">
              <w:r>
                <w:t>0.5</w:t>
              </w:r>
            </w:ins>
          </w:p>
        </w:tc>
        <w:tc>
          <w:tcPr>
            <w:tcW w:w="826" w:type="dxa"/>
            <w:tcPrChange w:id="59" w:author="Corinne" w:date="2014-11-21T14:17:00Z">
              <w:tcPr>
                <w:tcW w:w="851" w:type="dxa"/>
              </w:tcPr>
            </w:tcPrChange>
          </w:tcPr>
          <w:p w14:paraId="3E9A5A4C" w14:textId="5A03ECC7" w:rsidR="00993B21" w:rsidRDefault="00993B21" w:rsidP="0012684C">
            <w:pPr>
              <w:cnfStyle w:val="000000100000" w:firstRow="0" w:lastRow="0" w:firstColumn="0" w:lastColumn="0" w:oddVBand="0" w:evenVBand="0" w:oddHBand="1" w:evenHBand="0" w:firstRowFirstColumn="0" w:firstRowLastColumn="0" w:lastRowFirstColumn="0" w:lastRowLastColumn="0"/>
            </w:pPr>
            <w:del w:id="60" w:author="Corinne" w:date="2014-11-21T14:19:00Z">
              <w:r w:rsidDel="00993B21">
                <w:delText>0.3</w:delText>
              </w:r>
            </w:del>
            <w:ins w:id="61" w:author="Corinne" w:date="2014-11-21T14:19:00Z">
              <w:r>
                <w:t>0.5</w:t>
              </w:r>
            </w:ins>
          </w:p>
        </w:tc>
        <w:tc>
          <w:tcPr>
            <w:tcW w:w="826" w:type="dxa"/>
            <w:tcPrChange w:id="62" w:author="Corinne" w:date="2014-11-21T14:17:00Z">
              <w:tcPr>
                <w:tcW w:w="851" w:type="dxa"/>
              </w:tcPr>
            </w:tcPrChange>
          </w:tcPr>
          <w:p w14:paraId="4B3B7BDE"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5" w:type="dxa"/>
            <w:tcPrChange w:id="63" w:author="Corinne" w:date="2014-11-21T14:17:00Z">
              <w:tcPr>
                <w:tcW w:w="850" w:type="dxa"/>
              </w:tcPr>
            </w:tcPrChange>
          </w:tcPr>
          <w:p w14:paraId="440BC459"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6" w:type="dxa"/>
            <w:tcPrChange w:id="64" w:author="Corinne" w:date="2014-11-21T14:17:00Z">
              <w:tcPr>
                <w:tcW w:w="851" w:type="dxa"/>
              </w:tcPr>
            </w:tcPrChange>
          </w:tcPr>
          <w:p w14:paraId="127855DD" w14:textId="7B99E570" w:rsidR="00993B21" w:rsidRDefault="00993B21" w:rsidP="0012684C">
            <w:pPr>
              <w:cnfStyle w:val="000000100000" w:firstRow="0" w:lastRow="0" w:firstColumn="0" w:lastColumn="0" w:oddVBand="0" w:evenVBand="0" w:oddHBand="1" w:evenHBand="0" w:firstRowFirstColumn="0" w:firstRowLastColumn="0" w:lastRowFirstColumn="0" w:lastRowLastColumn="0"/>
            </w:pPr>
            <w:del w:id="65" w:author="Corinne" w:date="2014-11-21T14:19:00Z">
              <w:r w:rsidDel="00993B21">
                <w:delText>0.1</w:delText>
              </w:r>
            </w:del>
          </w:p>
        </w:tc>
        <w:tc>
          <w:tcPr>
            <w:tcW w:w="689" w:type="dxa"/>
            <w:tcPrChange w:id="66" w:author="Corinne" w:date="2014-11-21T14:17:00Z">
              <w:tcPr>
                <w:tcW w:w="703" w:type="dxa"/>
              </w:tcPr>
            </w:tcPrChange>
          </w:tcPr>
          <w:p w14:paraId="2D82B65C" w14:textId="3989EEC6" w:rsidR="00993B21" w:rsidRDefault="00993B21" w:rsidP="0012684C">
            <w:pPr>
              <w:cnfStyle w:val="000000100000" w:firstRow="0" w:lastRow="0" w:firstColumn="0" w:lastColumn="0" w:oddVBand="0" w:evenVBand="0" w:oddHBand="1" w:evenHBand="0" w:firstRowFirstColumn="0" w:firstRowLastColumn="0" w:lastRowFirstColumn="0" w:lastRowLastColumn="0"/>
            </w:pPr>
            <w:del w:id="67" w:author="Corinne" w:date="2014-11-21T14:19:00Z">
              <w:r w:rsidDel="00993B21">
                <w:delText>0.2</w:delText>
              </w:r>
            </w:del>
          </w:p>
        </w:tc>
        <w:tc>
          <w:tcPr>
            <w:tcW w:w="688" w:type="dxa"/>
            <w:tcPrChange w:id="68" w:author="Corinne" w:date="2014-11-21T14:17:00Z">
              <w:tcPr>
                <w:tcW w:w="703" w:type="dxa"/>
              </w:tcPr>
            </w:tcPrChange>
          </w:tcPr>
          <w:p w14:paraId="745BA2D6" w14:textId="756AB205" w:rsidR="00993B21" w:rsidRDefault="00993B21" w:rsidP="0012684C">
            <w:pPr>
              <w:cnfStyle w:val="000000100000" w:firstRow="0" w:lastRow="0" w:firstColumn="0" w:lastColumn="0" w:oddVBand="0" w:evenVBand="0" w:oddHBand="1" w:evenHBand="0" w:firstRowFirstColumn="0" w:firstRowLastColumn="0" w:lastRowFirstColumn="0" w:lastRowLastColumn="0"/>
            </w:pPr>
            <w:ins w:id="69" w:author="Corinne" w:date="2014-11-21T14:19:00Z">
              <w:r>
                <w:t>0.1</w:t>
              </w:r>
            </w:ins>
          </w:p>
        </w:tc>
        <w:tc>
          <w:tcPr>
            <w:tcW w:w="670" w:type="dxa"/>
            <w:tcPrChange w:id="70" w:author="Corinne" w:date="2014-11-21T14:17:00Z">
              <w:tcPr>
                <w:tcW w:w="703" w:type="dxa"/>
              </w:tcPr>
            </w:tcPrChange>
          </w:tcPr>
          <w:p w14:paraId="0F28B37A" w14:textId="639F6821" w:rsidR="00993B21" w:rsidRDefault="00993B21" w:rsidP="0012684C">
            <w:pPr>
              <w:cnfStyle w:val="000000100000" w:firstRow="0" w:lastRow="0" w:firstColumn="0" w:lastColumn="0" w:oddVBand="0" w:evenVBand="0" w:oddHBand="1" w:evenHBand="0" w:firstRowFirstColumn="0" w:firstRowLastColumn="0" w:lastRowFirstColumn="0" w:lastRowLastColumn="0"/>
              <w:rPr>
                <w:ins w:id="71" w:author="Corinne" w:date="2014-11-21T14:17:00Z"/>
              </w:rPr>
            </w:pPr>
            <w:ins w:id="72" w:author="Corinne" w:date="2014-11-21T14:19:00Z">
              <w:r>
                <w:t>0.2</w:t>
              </w:r>
            </w:ins>
          </w:p>
        </w:tc>
      </w:tr>
      <w:tr w:rsidR="00993B21" w14:paraId="41BCA905" w14:textId="277A0C77" w:rsidTr="00993B21">
        <w:tc>
          <w:tcPr>
            <w:cnfStyle w:val="001000000000" w:firstRow="0" w:lastRow="0" w:firstColumn="1" w:lastColumn="0" w:oddVBand="0" w:evenVBand="0" w:oddHBand="0" w:evenHBand="0" w:firstRowFirstColumn="0" w:firstRowLastColumn="0" w:lastRowFirstColumn="0" w:lastRowLastColumn="0"/>
            <w:tcW w:w="3113" w:type="dxa"/>
            <w:tcPrChange w:id="73" w:author="Corinne" w:date="2014-11-21T14:17:00Z">
              <w:tcPr>
                <w:tcW w:w="3256" w:type="dxa"/>
              </w:tcPr>
            </w:tcPrChange>
          </w:tcPr>
          <w:p w14:paraId="6B1DB9BB" w14:textId="77777777" w:rsidR="00993B21" w:rsidRDefault="00993B21" w:rsidP="0012684C">
            <w:r>
              <w:t>Bâtiment de pierre</w:t>
            </w:r>
          </w:p>
        </w:tc>
        <w:tc>
          <w:tcPr>
            <w:tcW w:w="825" w:type="dxa"/>
            <w:tcPrChange w:id="74" w:author="Corinne" w:date="2014-11-21T14:17:00Z">
              <w:tcPr>
                <w:tcW w:w="850" w:type="dxa"/>
              </w:tcPr>
            </w:tcPrChange>
          </w:tcPr>
          <w:p w14:paraId="6E6B1B24"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6" w:type="dxa"/>
            <w:tcPrChange w:id="75" w:author="Corinne" w:date="2014-11-21T14:17:00Z">
              <w:tcPr>
                <w:tcW w:w="851" w:type="dxa"/>
              </w:tcPr>
            </w:tcPrChange>
          </w:tcPr>
          <w:p w14:paraId="1DFD169C"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0.1</w:t>
            </w:r>
          </w:p>
        </w:tc>
        <w:tc>
          <w:tcPr>
            <w:tcW w:w="826" w:type="dxa"/>
            <w:tcPrChange w:id="76" w:author="Corinne" w:date="2014-11-21T14:17:00Z">
              <w:tcPr>
                <w:tcW w:w="851" w:type="dxa"/>
              </w:tcPr>
            </w:tcPrChange>
          </w:tcPr>
          <w:p w14:paraId="260AD493"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1</w:t>
            </w:r>
          </w:p>
        </w:tc>
        <w:tc>
          <w:tcPr>
            <w:tcW w:w="825" w:type="dxa"/>
            <w:tcPrChange w:id="77" w:author="Corinne" w:date="2014-11-21T14:17:00Z">
              <w:tcPr>
                <w:tcW w:w="850" w:type="dxa"/>
              </w:tcPr>
            </w:tcPrChange>
          </w:tcPr>
          <w:p w14:paraId="0889DA9B"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6" w:type="dxa"/>
            <w:tcPrChange w:id="78" w:author="Corinne" w:date="2014-11-21T14:17:00Z">
              <w:tcPr>
                <w:tcW w:w="851" w:type="dxa"/>
              </w:tcPr>
            </w:tcPrChange>
          </w:tcPr>
          <w:p w14:paraId="2B941F90"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0.1</w:t>
            </w:r>
          </w:p>
        </w:tc>
        <w:tc>
          <w:tcPr>
            <w:tcW w:w="689" w:type="dxa"/>
            <w:tcPrChange w:id="79" w:author="Corinne" w:date="2014-11-21T14:17:00Z">
              <w:tcPr>
                <w:tcW w:w="703" w:type="dxa"/>
              </w:tcPr>
            </w:tcPrChange>
          </w:tcPr>
          <w:p w14:paraId="6C8B9414"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0.2</w:t>
            </w:r>
          </w:p>
        </w:tc>
        <w:tc>
          <w:tcPr>
            <w:tcW w:w="688" w:type="dxa"/>
            <w:tcPrChange w:id="80" w:author="Corinne" w:date="2014-11-21T14:17:00Z">
              <w:tcPr>
                <w:tcW w:w="703" w:type="dxa"/>
              </w:tcPr>
            </w:tcPrChange>
          </w:tcPr>
          <w:p w14:paraId="0877D922" w14:textId="6D7FD896" w:rsidR="00993B21" w:rsidRDefault="00993B21" w:rsidP="0012684C">
            <w:pPr>
              <w:cnfStyle w:val="000000000000" w:firstRow="0" w:lastRow="0" w:firstColumn="0" w:lastColumn="0" w:oddVBand="0" w:evenVBand="0" w:oddHBand="0" w:evenHBand="0" w:firstRowFirstColumn="0" w:firstRowLastColumn="0" w:lastRowFirstColumn="0" w:lastRowLastColumn="0"/>
            </w:pPr>
            <w:ins w:id="81" w:author="Corinne" w:date="2014-11-21T14:20:00Z">
              <w:r>
                <w:t>0</w:t>
              </w:r>
            </w:ins>
          </w:p>
        </w:tc>
        <w:tc>
          <w:tcPr>
            <w:tcW w:w="670" w:type="dxa"/>
            <w:tcPrChange w:id="82" w:author="Corinne" w:date="2014-11-21T14:17:00Z">
              <w:tcPr>
                <w:tcW w:w="703" w:type="dxa"/>
              </w:tcPr>
            </w:tcPrChange>
          </w:tcPr>
          <w:p w14:paraId="103CED1A" w14:textId="1323FAD6" w:rsidR="00993B21" w:rsidRDefault="00993B21" w:rsidP="0012684C">
            <w:pPr>
              <w:cnfStyle w:val="000000000000" w:firstRow="0" w:lastRow="0" w:firstColumn="0" w:lastColumn="0" w:oddVBand="0" w:evenVBand="0" w:oddHBand="0" w:evenHBand="0" w:firstRowFirstColumn="0" w:firstRowLastColumn="0" w:lastRowFirstColumn="0" w:lastRowLastColumn="0"/>
              <w:rPr>
                <w:ins w:id="83" w:author="Corinne" w:date="2014-11-21T14:17:00Z"/>
              </w:rPr>
            </w:pPr>
            <w:ins w:id="84" w:author="Corinne" w:date="2014-11-21T14:20:00Z">
              <w:r>
                <w:t>0</w:t>
              </w:r>
            </w:ins>
          </w:p>
        </w:tc>
      </w:tr>
      <w:tr w:rsidR="00993B21" w14:paraId="10B5A157" w14:textId="0C60B6F2" w:rsidTr="009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Change w:id="85" w:author="Corinne" w:date="2014-11-21T14:17:00Z">
              <w:tcPr>
                <w:tcW w:w="3256" w:type="dxa"/>
              </w:tcPr>
            </w:tcPrChange>
          </w:tcPr>
          <w:p w14:paraId="7DACF210" w14:textId="77777777" w:rsidR="00993B21" w:rsidRDefault="00993B21" w:rsidP="0012684C">
            <w:pPr>
              <w:cnfStyle w:val="001000100000" w:firstRow="0" w:lastRow="0" w:firstColumn="1" w:lastColumn="0" w:oddVBand="0" w:evenVBand="0" w:oddHBand="1" w:evenHBand="0" w:firstRowFirstColumn="0" w:firstRowLastColumn="0" w:lastRowFirstColumn="0" w:lastRowLastColumn="0"/>
            </w:pPr>
            <w:r>
              <w:t>Bâtiment en brique</w:t>
            </w:r>
          </w:p>
        </w:tc>
        <w:tc>
          <w:tcPr>
            <w:tcW w:w="825" w:type="dxa"/>
            <w:tcPrChange w:id="86" w:author="Corinne" w:date="2014-11-21T14:17:00Z">
              <w:tcPr>
                <w:tcW w:w="850" w:type="dxa"/>
              </w:tcPr>
            </w:tcPrChange>
          </w:tcPr>
          <w:p w14:paraId="6ECF5A6D"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6" w:type="dxa"/>
            <w:tcPrChange w:id="87" w:author="Corinne" w:date="2014-11-21T14:17:00Z">
              <w:tcPr>
                <w:tcW w:w="851" w:type="dxa"/>
              </w:tcPr>
            </w:tcPrChange>
          </w:tcPr>
          <w:p w14:paraId="23CD094D"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0.2</w:t>
            </w:r>
          </w:p>
        </w:tc>
        <w:tc>
          <w:tcPr>
            <w:tcW w:w="826" w:type="dxa"/>
            <w:tcPrChange w:id="88" w:author="Corinne" w:date="2014-11-21T14:17:00Z">
              <w:tcPr>
                <w:tcW w:w="851" w:type="dxa"/>
              </w:tcPr>
            </w:tcPrChange>
          </w:tcPr>
          <w:p w14:paraId="41082B84"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5" w:type="dxa"/>
            <w:tcPrChange w:id="89" w:author="Corinne" w:date="2014-11-21T14:17:00Z">
              <w:tcPr>
                <w:tcW w:w="850" w:type="dxa"/>
              </w:tcPr>
            </w:tcPrChange>
          </w:tcPr>
          <w:p w14:paraId="717A388C"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1</w:t>
            </w:r>
          </w:p>
        </w:tc>
        <w:tc>
          <w:tcPr>
            <w:tcW w:w="826" w:type="dxa"/>
            <w:tcPrChange w:id="90" w:author="Corinne" w:date="2014-11-21T14:17:00Z">
              <w:tcPr>
                <w:tcW w:w="851" w:type="dxa"/>
              </w:tcPr>
            </w:tcPrChange>
          </w:tcPr>
          <w:p w14:paraId="78D84BA4"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0.1</w:t>
            </w:r>
          </w:p>
        </w:tc>
        <w:tc>
          <w:tcPr>
            <w:tcW w:w="689" w:type="dxa"/>
            <w:tcPrChange w:id="91" w:author="Corinne" w:date="2014-11-21T14:17:00Z">
              <w:tcPr>
                <w:tcW w:w="703" w:type="dxa"/>
              </w:tcPr>
            </w:tcPrChange>
          </w:tcPr>
          <w:p w14:paraId="1CDACB4A"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0.2</w:t>
            </w:r>
          </w:p>
        </w:tc>
        <w:tc>
          <w:tcPr>
            <w:tcW w:w="688" w:type="dxa"/>
            <w:tcPrChange w:id="92" w:author="Corinne" w:date="2014-11-21T14:17:00Z">
              <w:tcPr>
                <w:tcW w:w="703" w:type="dxa"/>
              </w:tcPr>
            </w:tcPrChange>
          </w:tcPr>
          <w:p w14:paraId="1FBFD7E9" w14:textId="5CA4EC19" w:rsidR="00993B21" w:rsidRDefault="00993B21" w:rsidP="0012684C">
            <w:pPr>
              <w:cnfStyle w:val="000000100000" w:firstRow="0" w:lastRow="0" w:firstColumn="0" w:lastColumn="0" w:oddVBand="0" w:evenVBand="0" w:oddHBand="1" w:evenHBand="0" w:firstRowFirstColumn="0" w:firstRowLastColumn="0" w:lastRowFirstColumn="0" w:lastRowLastColumn="0"/>
            </w:pPr>
            <w:ins w:id="93" w:author="Corinne" w:date="2014-11-21T14:20:00Z">
              <w:r>
                <w:t>0</w:t>
              </w:r>
            </w:ins>
          </w:p>
        </w:tc>
        <w:tc>
          <w:tcPr>
            <w:tcW w:w="670" w:type="dxa"/>
            <w:tcPrChange w:id="94" w:author="Corinne" w:date="2014-11-21T14:17:00Z">
              <w:tcPr>
                <w:tcW w:w="703" w:type="dxa"/>
              </w:tcPr>
            </w:tcPrChange>
          </w:tcPr>
          <w:p w14:paraId="755713BD" w14:textId="0EC41345" w:rsidR="00993B21" w:rsidRDefault="00993B21" w:rsidP="0012684C">
            <w:pPr>
              <w:cnfStyle w:val="000000100000" w:firstRow="0" w:lastRow="0" w:firstColumn="0" w:lastColumn="0" w:oddVBand="0" w:evenVBand="0" w:oddHBand="1" w:evenHBand="0" w:firstRowFirstColumn="0" w:firstRowLastColumn="0" w:lastRowFirstColumn="0" w:lastRowLastColumn="0"/>
              <w:rPr>
                <w:ins w:id="95" w:author="Corinne" w:date="2014-11-21T14:17:00Z"/>
              </w:rPr>
            </w:pPr>
            <w:ins w:id="96" w:author="Corinne" w:date="2014-11-21T14:20:00Z">
              <w:r>
                <w:t>0</w:t>
              </w:r>
            </w:ins>
          </w:p>
        </w:tc>
      </w:tr>
      <w:tr w:rsidR="00993B21" w14:paraId="5B049ECD" w14:textId="289D31D9" w:rsidTr="00993B21">
        <w:tc>
          <w:tcPr>
            <w:cnfStyle w:val="001000000000" w:firstRow="0" w:lastRow="0" w:firstColumn="1" w:lastColumn="0" w:oddVBand="0" w:evenVBand="0" w:oddHBand="0" w:evenHBand="0" w:firstRowFirstColumn="0" w:firstRowLastColumn="0" w:lastRowFirstColumn="0" w:lastRowLastColumn="0"/>
            <w:tcW w:w="3113" w:type="dxa"/>
            <w:tcPrChange w:id="97" w:author="Corinne" w:date="2014-11-21T14:17:00Z">
              <w:tcPr>
                <w:tcW w:w="3256" w:type="dxa"/>
              </w:tcPr>
            </w:tcPrChange>
          </w:tcPr>
          <w:p w14:paraId="22FB36B6" w14:textId="77777777" w:rsidR="00993B21" w:rsidRDefault="00993B21" w:rsidP="0012684C">
            <w:r>
              <w:t>Bâtiment renforcé de fer</w:t>
            </w:r>
          </w:p>
        </w:tc>
        <w:tc>
          <w:tcPr>
            <w:tcW w:w="825" w:type="dxa"/>
            <w:tcPrChange w:id="98" w:author="Corinne" w:date="2014-11-21T14:17:00Z">
              <w:tcPr>
                <w:tcW w:w="850" w:type="dxa"/>
              </w:tcPr>
            </w:tcPrChange>
          </w:tcPr>
          <w:p w14:paraId="1A6EAF1F"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6" w:type="dxa"/>
            <w:tcPrChange w:id="99" w:author="Corinne" w:date="2014-11-21T14:17:00Z">
              <w:tcPr>
                <w:tcW w:w="851" w:type="dxa"/>
              </w:tcPr>
            </w:tcPrChange>
          </w:tcPr>
          <w:p w14:paraId="23410B49"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0.1</w:t>
            </w:r>
          </w:p>
        </w:tc>
        <w:tc>
          <w:tcPr>
            <w:tcW w:w="826" w:type="dxa"/>
            <w:tcPrChange w:id="100" w:author="Corinne" w:date="2014-11-21T14:17:00Z">
              <w:tcPr>
                <w:tcW w:w="851" w:type="dxa"/>
              </w:tcPr>
            </w:tcPrChange>
          </w:tcPr>
          <w:p w14:paraId="5EA7513C"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w:t>
            </w:r>
          </w:p>
        </w:tc>
        <w:tc>
          <w:tcPr>
            <w:tcW w:w="825" w:type="dxa"/>
            <w:tcPrChange w:id="101" w:author="Corinne" w:date="2014-11-21T14:17:00Z">
              <w:tcPr>
                <w:tcW w:w="850" w:type="dxa"/>
              </w:tcPr>
            </w:tcPrChange>
          </w:tcPr>
          <w:p w14:paraId="53E463A8"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0.8</w:t>
            </w:r>
          </w:p>
        </w:tc>
        <w:tc>
          <w:tcPr>
            <w:tcW w:w="826" w:type="dxa"/>
            <w:tcPrChange w:id="102" w:author="Corinne" w:date="2014-11-21T14:17:00Z">
              <w:tcPr>
                <w:tcW w:w="851" w:type="dxa"/>
              </w:tcPr>
            </w:tcPrChange>
          </w:tcPr>
          <w:p w14:paraId="7BCFFD58"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0.5</w:t>
            </w:r>
          </w:p>
        </w:tc>
        <w:tc>
          <w:tcPr>
            <w:tcW w:w="689" w:type="dxa"/>
            <w:tcPrChange w:id="103" w:author="Corinne" w:date="2014-11-21T14:17:00Z">
              <w:tcPr>
                <w:tcW w:w="703" w:type="dxa"/>
              </w:tcPr>
            </w:tcPrChange>
          </w:tcPr>
          <w:p w14:paraId="75370696" w14:textId="77777777" w:rsidR="00993B21" w:rsidRDefault="00993B21" w:rsidP="0012684C">
            <w:pPr>
              <w:cnfStyle w:val="000000000000" w:firstRow="0" w:lastRow="0" w:firstColumn="0" w:lastColumn="0" w:oddVBand="0" w:evenVBand="0" w:oddHBand="0" w:evenHBand="0" w:firstRowFirstColumn="0" w:firstRowLastColumn="0" w:lastRowFirstColumn="0" w:lastRowLastColumn="0"/>
            </w:pPr>
            <w:r>
              <w:t>0.2</w:t>
            </w:r>
          </w:p>
        </w:tc>
        <w:tc>
          <w:tcPr>
            <w:tcW w:w="688" w:type="dxa"/>
            <w:tcPrChange w:id="104" w:author="Corinne" w:date="2014-11-21T14:17:00Z">
              <w:tcPr>
                <w:tcW w:w="703" w:type="dxa"/>
              </w:tcPr>
            </w:tcPrChange>
          </w:tcPr>
          <w:p w14:paraId="07999001" w14:textId="3E0273CB" w:rsidR="00993B21" w:rsidRDefault="00993B21" w:rsidP="0012684C">
            <w:pPr>
              <w:cnfStyle w:val="000000000000" w:firstRow="0" w:lastRow="0" w:firstColumn="0" w:lastColumn="0" w:oddVBand="0" w:evenVBand="0" w:oddHBand="0" w:evenHBand="0" w:firstRowFirstColumn="0" w:firstRowLastColumn="0" w:lastRowFirstColumn="0" w:lastRowLastColumn="0"/>
            </w:pPr>
            <w:ins w:id="105" w:author="Corinne" w:date="2014-11-21T14:20:00Z">
              <w:r>
                <w:t>0</w:t>
              </w:r>
            </w:ins>
          </w:p>
        </w:tc>
        <w:tc>
          <w:tcPr>
            <w:tcW w:w="670" w:type="dxa"/>
            <w:tcPrChange w:id="106" w:author="Corinne" w:date="2014-11-21T14:17:00Z">
              <w:tcPr>
                <w:tcW w:w="703" w:type="dxa"/>
              </w:tcPr>
            </w:tcPrChange>
          </w:tcPr>
          <w:p w14:paraId="318E12CC" w14:textId="3BE657D3" w:rsidR="00993B21" w:rsidRDefault="00993B21" w:rsidP="0012684C">
            <w:pPr>
              <w:cnfStyle w:val="000000000000" w:firstRow="0" w:lastRow="0" w:firstColumn="0" w:lastColumn="0" w:oddVBand="0" w:evenVBand="0" w:oddHBand="0" w:evenHBand="0" w:firstRowFirstColumn="0" w:firstRowLastColumn="0" w:lastRowFirstColumn="0" w:lastRowLastColumn="0"/>
              <w:rPr>
                <w:ins w:id="107" w:author="Corinne" w:date="2014-11-21T14:17:00Z"/>
              </w:rPr>
            </w:pPr>
            <w:ins w:id="108" w:author="Corinne" w:date="2014-11-21T14:20:00Z">
              <w:r>
                <w:t>0</w:t>
              </w:r>
            </w:ins>
          </w:p>
        </w:tc>
      </w:tr>
      <w:tr w:rsidR="00993B21" w14:paraId="65BBDAA2" w14:textId="3273E218" w:rsidTr="009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3" w:type="dxa"/>
            <w:tcPrChange w:id="109" w:author="Corinne" w:date="2014-11-21T14:17:00Z">
              <w:tcPr>
                <w:tcW w:w="3256" w:type="dxa"/>
              </w:tcPr>
            </w:tcPrChange>
          </w:tcPr>
          <w:p w14:paraId="5B4D177B" w14:textId="77777777" w:rsidR="00993B21" w:rsidRDefault="00993B21" w:rsidP="0012684C">
            <w:pPr>
              <w:cnfStyle w:val="001000100000" w:firstRow="0" w:lastRow="0" w:firstColumn="1" w:lastColumn="0" w:oddVBand="0" w:evenVBand="0" w:oddHBand="1" w:evenHBand="0" w:firstRowFirstColumn="0" w:firstRowLastColumn="0" w:lastRowFirstColumn="0" w:lastRowLastColumn="0"/>
            </w:pPr>
            <w:r>
              <w:t>Bâtiment en verre</w:t>
            </w:r>
          </w:p>
        </w:tc>
        <w:tc>
          <w:tcPr>
            <w:tcW w:w="825" w:type="dxa"/>
            <w:tcPrChange w:id="110" w:author="Corinne" w:date="2014-11-21T14:17:00Z">
              <w:tcPr>
                <w:tcW w:w="850" w:type="dxa"/>
              </w:tcPr>
            </w:tcPrChange>
          </w:tcPr>
          <w:p w14:paraId="378AB0F0"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6" w:type="dxa"/>
            <w:tcPrChange w:id="111" w:author="Corinne" w:date="2014-11-21T14:17:00Z">
              <w:tcPr>
                <w:tcW w:w="851" w:type="dxa"/>
              </w:tcPr>
            </w:tcPrChange>
          </w:tcPr>
          <w:p w14:paraId="5EB2A633"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0.1</w:t>
            </w:r>
          </w:p>
        </w:tc>
        <w:tc>
          <w:tcPr>
            <w:tcW w:w="826" w:type="dxa"/>
            <w:tcPrChange w:id="112" w:author="Corinne" w:date="2014-11-21T14:17:00Z">
              <w:tcPr>
                <w:tcW w:w="851" w:type="dxa"/>
              </w:tcPr>
            </w:tcPrChange>
          </w:tcPr>
          <w:p w14:paraId="19713184"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5" w:type="dxa"/>
            <w:tcPrChange w:id="113" w:author="Corinne" w:date="2014-11-21T14:17:00Z">
              <w:tcPr>
                <w:tcW w:w="850" w:type="dxa"/>
              </w:tcPr>
            </w:tcPrChange>
          </w:tcPr>
          <w:p w14:paraId="26855026"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w:t>
            </w:r>
          </w:p>
        </w:tc>
        <w:tc>
          <w:tcPr>
            <w:tcW w:w="826" w:type="dxa"/>
            <w:tcPrChange w:id="114" w:author="Corinne" w:date="2014-11-21T14:17:00Z">
              <w:tcPr>
                <w:tcW w:w="851" w:type="dxa"/>
              </w:tcPr>
            </w:tcPrChange>
          </w:tcPr>
          <w:p w14:paraId="6360884F"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0.8</w:t>
            </w:r>
          </w:p>
        </w:tc>
        <w:tc>
          <w:tcPr>
            <w:tcW w:w="689" w:type="dxa"/>
            <w:tcPrChange w:id="115" w:author="Corinne" w:date="2014-11-21T14:17:00Z">
              <w:tcPr>
                <w:tcW w:w="703" w:type="dxa"/>
              </w:tcPr>
            </w:tcPrChange>
          </w:tcPr>
          <w:p w14:paraId="095A3BFC" w14:textId="77777777" w:rsidR="00993B21" w:rsidRDefault="00993B21" w:rsidP="0012684C">
            <w:pPr>
              <w:cnfStyle w:val="000000100000" w:firstRow="0" w:lastRow="0" w:firstColumn="0" w:lastColumn="0" w:oddVBand="0" w:evenVBand="0" w:oddHBand="1" w:evenHBand="0" w:firstRowFirstColumn="0" w:firstRowLastColumn="0" w:lastRowFirstColumn="0" w:lastRowLastColumn="0"/>
            </w:pPr>
            <w:r>
              <w:t>1</w:t>
            </w:r>
          </w:p>
        </w:tc>
        <w:tc>
          <w:tcPr>
            <w:tcW w:w="688" w:type="dxa"/>
            <w:tcPrChange w:id="116" w:author="Corinne" w:date="2014-11-21T14:17:00Z">
              <w:tcPr>
                <w:tcW w:w="703" w:type="dxa"/>
              </w:tcPr>
            </w:tcPrChange>
          </w:tcPr>
          <w:p w14:paraId="1CB3BD01" w14:textId="7F20FE1F" w:rsidR="00993B21" w:rsidRDefault="00993B21" w:rsidP="0012684C">
            <w:pPr>
              <w:cnfStyle w:val="000000100000" w:firstRow="0" w:lastRow="0" w:firstColumn="0" w:lastColumn="0" w:oddVBand="0" w:evenVBand="0" w:oddHBand="1" w:evenHBand="0" w:firstRowFirstColumn="0" w:firstRowLastColumn="0" w:lastRowFirstColumn="0" w:lastRowLastColumn="0"/>
            </w:pPr>
            <w:ins w:id="117" w:author="Corinne" w:date="2014-11-21T14:20:00Z">
              <w:r>
                <w:t>0</w:t>
              </w:r>
            </w:ins>
          </w:p>
        </w:tc>
        <w:tc>
          <w:tcPr>
            <w:tcW w:w="670" w:type="dxa"/>
            <w:tcPrChange w:id="118" w:author="Corinne" w:date="2014-11-21T14:17:00Z">
              <w:tcPr>
                <w:tcW w:w="703" w:type="dxa"/>
              </w:tcPr>
            </w:tcPrChange>
          </w:tcPr>
          <w:p w14:paraId="22B57F39" w14:textId="2FC1E120" w:rsidR="00993B21" w:rsidRDefault="00993B21" w:rsidP="0012684C">
            <w:pPr>
              <w:cnfStyle w:val="000000100000" w:firstRow="0" w:lastRow="0" w:firstColumn="0" w:lastColumn="0" w:oddVBand="0" w:evenVBand="0" w:oddHBand="1" w:evenHBand="0" w:firstRowFirstColumn="0" w:firstRowLastColumn="0" w:lastRowFirstColumn="0" w:lastRowLastColumn="0"/>
              <w:rPr>
                <w:ins w:id="119" w:author="Corinne" w:date="2014-11-21T14:17:00Z"/>
              </w:rPr>
            </w:pPr>
            <w:ins w:id="120" w:author="Corinne" w:date="2014-11-21T14:20:00Z">
              <w:r>
                <w:t>0</w:t>
              </w:r>
            </w:ins>
          </w:p>
        </w:tc>
      </w:tr>
    </w:tbl>
    <w:p w14:paraId="72BF5982" w14:textId="77777777" w:rsidR="0012684C" w:rsidRDefault="0012684C" w:rsidP="0012684C"/>
    <w:p w14:paraId="31D9B635" w14:textId="77777777" w:rsidR="0012684C" w:rsidRDefault="0012684C" w:rsidP="0012684C">
      <w:pPr>
        <w:pStyle w:val="Titre3"/>
      </w:pPr>
      <w:r>
        <w:t xml:space="preserve">Résistance à l’usure et </w:t>
      </w:r>
      <w:r w:rsidRPr="0012684C">
        <w:t>aux</w:t>
      </w:r>
      <w:r>
        <w:t xml:space="preserve"> attaques</w:t>
      </w:r>
    </w:p>
    <w:p w14:paraId="082FCAFA" w14:textId="77777777" w:rsidR="0012684C" w:rsidRDefault="0012684C" w:rsidP="0012684C">
      <w:r>
        <w:t>La résistance à l’usure du temps et aux attaques de monstre dépend du type de matériaux utilisé ; la pierre est bien plus résistante que le torchis. Le tableau suivant donne le coefficient de résistance des bâtiments.</w:t>
      </w:r>
    </w:p>
    <w:p w14:paraId="2C8A8362" w14:textId="77777777" w:rsidR="0012684C" w:rsidRDefault="0012684C" w:rsidP="0012684C">
      <w:r>
        <w:t>Ce coefficient permet de connaître les dégâts réels subits par le bâtiment en le multipliant aux dommages initiaux. Plus ce coefficient est faible, plus le bâtiment est résistant.</w:t>
      </w:r>
    </w:p>
    <w:tbl>
      <w:tblPr>
        <w:tblStyle w:val="TableauGrille3-Accentuation110"/>
        <w:tblW w:w="9288" w:type="dxa"/>
        <w:tblLook w:val="04A0" w:firstRow="1" w:lastRow="0" w:firstColumn="1" w:lastColumn="0" w:noHBand="0" w:noVBand="1"/>
      </w:tblPr>
      <w:tblGrid>
        <w:gridCol w:w="3224"/>
        <w:gridCol w:w="3225"/>
        <w:gridCol w:w="2839"/>
      </w:tblGrid>
      <w:tr w:rsidR="005B3DC2" w14:paraId="1CA810F5" w14:textId="26DE343D" w:rsidTr="005B3D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4" w:type="dxa"/>
          </w:tcPr>
          <w:p w14:paraId="58DF00AB" w14:textId="77777777" w:rsidR="005B3DC2" w:rsidRDefault="005B3DC2" w:rsidP="0012684C">
            <w:r>
              <w:t>Type de bâtiment</w:t>
            </w:r>
          </w:p>
        </w:tc>
        <w:tc>
          <w:tcPr>
            <w:tcW w:w="3225" w:type="dxa"/>
          </w:tcPr>
          <w:p w14:paraId="7E29978E" w14:textId="77777777" w:rsidR="005B3DC2" w:rsidRDefault="005B3DC2" w:rsidP="0012684C">
            <w:pPr>
              <w:cnfStyle w:val="100000000000" w:firstRow="1" w:lastRow="0" w:firstColumn="0" w:lastColumn="0" w:oddVBand="0" w:evenVBand="0" w:oddHBand="0" w:evenHBand="0" w:firstRowFirstColumn="0" w:firstRowLastColumn="0" w:lastRowFirstColumn="0" w:lastRowLastColumn="0"/>
            </w:pPr>
            <w:r>
              <w:t>Coefficient de résistance</w:t>
            </w:r>
          </w:p>
        </w:tc>
        <w:tc>
          <w:tcPr>
            <w:tcW w:w="2839" w:type="dxa"/>
          </w:tcPr>
          <w:p w14:paraId="3586D56A" w14:textId="42E093BB" w:rsidR="005B3DC2" w:rsidRDefault="005B3DC2" w:rsidP="0012684C">
            <w:pPr>
              <w:cnfStyle w:val="100000000000" w:firstRow="1" w:lastRow="0" w:firstColumn="0" w:lastColumn="0" w:oddVBand="0" w:evenVBand="0" w:oddHBand="0" w:evenHBand="0" w:firstRowFirstColumn="0" w:firstRowLastColumn="0" w:lastRowFirstColumn="0" w:lastRowLastColumn="0"/>
            </w:pPr>
            <w:r>
              <w:t>Coefficient technologie</w:t>
            </w:r>
          </w:p>
        </w:tc>
      </w:tr>
      <w:tr w:rsidR="005B3DC2" w14:paraId="4275932E" w14:textId="10B60167" w:rsidTr="005B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769F4FE8" w14:textId="77777777" w:rsidR="005B3DC2" w:rsidRDefault="005B3DC2" w:rsidP="0012684C">
            <w:r>
              <w:t>Bâtiment de terre</w:t>
            </w:r>
          </w:p>
        </w:tc>
        <w:tc>
          <w:tcPr>
            <w:tcW w:w="3225" w:type="dxa"/>
          </w:tcPr>
          <w:p w14:paraId="58C96D5E" w14:textId="78B5F7E7" w:rsidR="005B3DC2" w:rsidRDefault="005B3DC2" w:rsidP="0012684C">
            <w:pPr>
              <w:cnfStyle w:val="000000100000" w:firstRow="0" w:lastRow="0" w:firstColumn="0" w:lastColumn="0" w:oddVBand="0" w:evenVBand="0" w:oddHBand="1" w:evenHBand="0" w:firstRowFirstColumn="0" w:firstRowLastColumn="0" w:lastRowFirstColumn="0" w:lastRowLastColumn="0"/>
            </w:pPr>
            <w:r>
              <w:t>0.5</w:t>
            </w:r>
          </w:p>
        </w:tc>
        <w:tc>
          <w:tcPr>
            <w:tcW w:w="2839" w:type="dxa"/>
          </w:tcPr>
          <w:p w14:paraId="3160813E" w14:textId="3C9054B6" w:rsidR="005B3DC2" w:rsidRDefault="005B3DC2" w:rsidP="0012684C">
            <w:pPr>
              <w:cnfStyle w:val="000000100000" w:firstRow="0" w:lastRow="0" w:firstColumn="0" w:lastColumn="0" w:oddVBand="0" w:evenVBand="0" w:oddHBand="1" w:evenHBand="0" w:firstRowFirstColumn="0" w:firstRowLastColumn="0" w:lastRowFirstColumn="0" w:lastRowLastColumn="0"/>
            </w:pPr>
            <w:r>
              <w:t>1</w:t>
            </w:r>
          </w:p>
        </w:tc>
      </w:tr>
      <w:tr w:rsidR="005B3DC2" w14:paraId="7A902C1D" w14:textId="5E4B0389" w:rsidTr="005B3DC2">
        <w:tc>
          <w:tcPr>
            <w:cnfStyle w:val="001000000000" w:firstRow="0" w:lastRow="0" w:firstColumn="1" w:lastColumn="0" w:oddVBand="0" w:evenVBand="0" w:oddHBand="0" w:evenHBand="0" w:firstRowFirstColumn="0" w:firstRowLastColumn="0" w:lastRowFirstColumn="0" w:lastRowLastColumn="0"/>
            <w:tcW w:w="3224" w:type="dxa"/>
          </w:tcPr>
          <w:p w14:paraId="339C11FF" w14:textId="77777777" w:rsidR="005B3DC2" w:rsidRDefault="005B3DC2" w:rsidP="0012684C">
            <w:r>
              <w:t>Bâtiment en bois</w:t>
            </w:r>
          </w:p>
        </w:tc>
        <w:tc>
          <w:tcPr>
            <w:tcW w:w="3225" w:type="dxa"/>
          </w:tcPr>
          <w:p w14:paraId="056B25A7" w14:textId="32F85F81" w:rsidR="005B3DC2" w:rsidRDefault="005B3DC2" w:rsidP="0012684C">
            <w:pPr>
              <w:cnfStyle w:val="000000000000" w:firstRow="0" w:lastRow="0" w:firstColumn="0" w:lastColumn="0" w:oddVBand="0" w:evenVBand="0" w:oddHBand="0" w:evenHBand="0" w:firstRowFirstColumn="0" w:firstRowLastColumn="0" w:lastRowFirstColumn="0" w:lastRowLastColumn="0"/>
            </w:pPr>
            <w:r>
              <w:t>0.3</w:t>
            </w:r>
          </w:p>
        </w:tc>
        <w:tc>
          <w:tcPr>
            <w:tcW w:w="2839" w:type="dxa"/>
          </w:tcPr>
          <w:p w14:paraId="7ED37AB4" w14:textId="31DFCF10" w:rsidR="005B3DC2" w:rsidRDefault="005B3DC2" w:rsidP="0012684C">
            <w:pPr>
              <w:cnfStyle w:val="000000000000" w:firstRow="0" w:lastRow="0" w:firstColumn="0" w:lastColumn="0" w:oddVBand="0" w:evenVBand="0" w:oddHBand="0" w:evenHBand="0" w:firstRowFirstColumn="0" w:firstRowLastColumn="0" w:lastRowFirstColumn="0" w:lastRowLastColumn="0"/>
            </w:pPr>
            <w:r>
              <w:t>1.4</w:t>
            </w:r>
          </w:p>
        </w:tc>
      </w:tr>
      <w:tr w:rsidR="005B3DC2" w14:paraId="5314EDD4" w14:textId="121746BA" w:rsidTr="005B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07F95A70" w14:textId="495C6E4F" w:rsidR="005B3DC2" w:rsidRDefault="005B3DC2" w:rsidP="0012684C">
            <w:r>
              <w:t>Bâtiment à colombage</w:t>
            </w:r>
          </w:p>
        </w:tc>
        <w:tc>
          <w:tcPr>
            <w:tcW w:w="3225" w:type="dxa"/>
          </w:tcPr>
          <w:p w14:paraId="040F1E95" w14:textId="7F176BFA" w:rsidR="005B3DC2" w:rsidRDefault="005B3DC2" w:rsidP="0012684C">
            <w:pPr>
              <w:cnfStyle w:val="000000100000" w:firstRow="0" w:lastRow="0" w:firstColumn="0" w:lastColumn="0" w:oddVBand="0" w:evenVBand="0" w:oddHBand="1" w:evenHBand="0" w:firstRowFirstColumn="0" w:firstRowLastColumn="0" w:lastRowFirstColumn="0" w:lastRowLastColumn="0"/>
            </w:pPr>
            <w:r>
              <w:t>0.4</w:t>
            </w:r>
          </w:p>
        </w:tc>
        <w:tc>
          <w:tcPr>
            <w:tcW w:w="2839" w:type="dxa"/>
          </w:tcPr>
          <w:p w14:paraId="22010073" w14:textId="7D1D6474" w:rsidR="005B3DC2" w:rsidRDefault="005B3DC2" w:rsidP="0012684C">
            <w:pPr>
              <w:cnfStyle w:val="000000100000" w:firstRow="0" w:lastRow="0" w:firstColumn="0" w:lastColumn="0" w:oddVBand="0" w:evenVBand="0" w:oddHBand="1" w:evenHBand="0" w:firstRowFirstColumn="0" w:firstRowLastColumn="0" w:lastRowFirstColumn="0" w:lastRowLastColumn="0"/>
            </w:pPr>
            <w:r>
              <w:t>1.2</w:t>
            </w:r>
            <w:ins w:id="121" w:author="Corinne" w:date="2014-11-21T14:20:00Z">
              <w:r w:rsidR="00993B21">
                <w:t>3</w:t>
              </w:r>
            </w:ins>
          </w:p>
        </w:tc>
      </w:tr>
      <w:tr w:rsidR="005B3DC2" w14:paraId="73DCE83C" w14:textId="1B7AFC12" w:rsidTr="005B3DC2">
        <w:tc>
          <w:tcPr>
            <w:cnfStyle w:val="001000000000" w:firstRow="0" w:lastRow="0" w:firstColumn="1" w:lastColumn="0" w:oddVBand="0" w:evenVBand="0" w:oddHBand="0" w:evenHBand="0" w:firstRowFirstColumn="0" w:firstRowLastColumn="0" w:lastRowFirstColumn="0" w:lastRowLastColumn="0"/>
            <w:tcW w:w="3224" w:type="dxa"/>
          </w:tcPr>
          <w:p w14:paraId="64F4C497" w14:textId="77777777" w:rsidR="005B3DC2" w:rsidRDefault="005B3DC2" w:rsidP="0012684C">
            <w:r>
              <w:t>Bâtiment de pierre</w:t>
            </w:r>
          </w:p>
        </w:tc>
        <w:tc>
          <w:tcPr>
            <w:tcW w:w="3225" w:type="dxa"/>
          </w:tcPr>
          <w:p w14:paraId="1D26C83F" w14:textId="5FBD14F7" w:rsidR="005B3DC2" w:rsidRDefault="005B3DC2" w:rsidP="0012684C">
            <w:pPr>
              <w:cnfStyle w:val="000000000000" w:firstRow="0" w:lastRow="0" w:firstColumn="0" w:lastColumn="0" w:oddVBand="0" w:evenVBand="0" w:oddHBand="0" w:evenHBand="0" w:firstRowFirstColumn="0" w:firstRowLastColumn="0" w:lastRowFirstColumn="0" w:lastRowLastColumn="0"/>
            </w:pPr>
            <w:r>
              <w:t>0.1</w:t>
            </w:r>
          </w:p>
        </w:tc>
        <w:tc>
          <w:tcPr>
            <w:tcW w:w="2839" w:type="dxa"/>
          </w:tcPr>
          <w:p w14:paraId="5824EC2B" w14:textId="059F647C" w:rsidR="005B3DC2" w:rsidRDefault="005B3DC2" w:rsidP="0012684C">
            <w:pPr>
              <w:cnfStyle w:val="000000000000" w:firstRow="0" w:lastRow="0" w:firstColumn="0" w:lastColumn="0" w:oddVBand="0" w:evenVBand="0" w:oddHBand="0" w:evenHBand="0" w:firstRowFirstColumn="0" w:firstRowLastColumn="0" w:lastRowFirstColumn="0" w:lastRowLastColumn="0"/>
            </w:pPr>
            <w:r>
              <w:t>1.6</w:t>
            </w:r>
          </w:p>
        </w:tc>
      </w:tr>
      <w:tr w:rsidR="005B3DC2" w14:paraId="30B72CAA" w14:textId="1B851F37" w:rsidTr="005B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7CC62D58" w14:textId="77777777" w:rsidR="005B3DC2" w:rsidRDefault="005B3DC2" w:rsidP="0012684C">
            <w:r>
              <w:t>Bâtiment en brique</w:t>
            </w:r>
          </w:p>
        </w:tc>
        <w:tc>
          <w:tcPr>
            <w:tcW w:w="3225" w:type="dxa"/>
          </w:tcPr>
          <w:p w14:paraId="59C68A5E" w14:textId="11FED2F2" w:rsidR="005B3DC2" w:rsidRDefault="005B3DC2" w:rsidP="0012684C">
            <w:pPr>
              <w:cnfStyle w:val="000000100000" w:firstRow="0" w:lastRow="0" w:firstColumn="0" w:lastColumn="0" w:oddVBand="0" w:evenVBand="0" w:oddHBand="1" w:evenHBand="0" w:firstRowFirstColumn="0" w:firstRowLastColumn="0" w:lastRowFirstColumn="0" w:lastRowLastColumn="0"/>
            </w:pPr>
            <w:r>
              <w:t>0.2</w:t>
            </w:r>
          </w:p>
        </w:tc>
        <w:tc>
          <w:tcPr>
            <w:tcW w:w="2839" w:type="dxa"/>
          </w:tcPr>
          <w:p w14:paraId="5D0B428B" w14:textId="4EDEAA02" w:rsidR="005B3DC2" w:rsidRDefault="005B3DC2" w:rsidP="0012684C">
            <w:pPr>
              <w:cnfStyle w:val="000000100000" w:firstRow="0" w:lastRow="0" w:firstColumn="0" w:lastColumn="0" w:oddVBand="0" w:evenVBand="0" w:oddHBand="1" w:evenHBand="0" w:firstRowFirstColumn="0" w:firstRowLastColumn="0" w:lastRowFirstColumn="0" w:lastRowLastColumn="0"/>
            </w:pPr>
            <w:r>
              <w:t>1.8</w:t>
            </w:r>
          </w:p>
        </w:tc>
      </w:tr>
      <w:tr w:rsidR="005B3DC2" w14:paraId="1574C5CE" w14:textId="1404A5DE" w:rsidTr="005B3DC2">
        <w:tc>
          <w:tcPr>
            <w:cnfStyle w:val="001000000000" w:firstRow="0" w:lastRow="0" w:firstColumn="1" w:lastColumn="0" w:oddVBand="0" w:evenVBand="0" w:oddHBand="0" w:evenHBand="0" w:firstRowFirstColumn="0" w:firstRowLastColumn="0" w:lastRowFirstColumn="0" w:lastRowLastColumn="0"/>
            <w:tcW w:w="3224" w:type="dxa"/>
          </w:tcPr>
          <w:p w14:paraId="7E393A8A" w14:textId="77777777" w:rsidR="005B3DC2" w:rsidRDefault="005B3DC2" w:rsidP="0012684C">
            <w:r>
              <w:t>Bâtiment renforcé de fer</w:t>
            </w:r>
          </w:p>
        </w:tc>
        <w:tc>
          <w:tcPr>
            <w:tcW w:w="3225" w:type="dxa"/>
          </w:tcPr>
          <w:p w14:paraId="7487B697" w14:textId="77777777" w:rsidR="005B3DC2" w:rsidRDefault="005B3DC2" w:rsidP="0012684C">
            <w:pPr>
              <w:cnfStyle w:val="000000000000" w:firstRow="0" w:lastRow="0" w:firstColumn="0" w:lastColumn="0" w:oddVBand="0" w:evenVBand="0" w:oddHBand="0" w:evenHBand="0" w:firstRowFirstColumn="0" w:firstRowLastColumn="0" w:lastRowFirstColumn="0" w:lastRowLastColumn="0"/>
            </w:pPr>
            <w:r>
              <w:t>0.1</w:t>
            </w:r>
          </w:p>
        </w:tc>
        <w:tc>
          <w:tcPr>
            <w:tcW w:w="2839" w:type="dxa"/>
          </w:tcPr>
          <w:p w14:paraId="115BE12F" w14:textId="4F2CFB13" w:rsidR="005B3DC2" w:rsidRDefault="005B3DC2" w:rsidP="0012684C">
            <w:pPr>
              <w:cnfStyle w:val="000000000000" w:firstRow="0" w:lastRow="0" w:firstColumn="0" w:lastColumn="0" w:oddVBand="0" w:evenVBand="0" w:oddHBand="0" w:evenHBand="0" w:firstRowFirstColumn="0" w:firstRowLastColumn="0" w:lastRowFirstColumn="0" w:lastRowLastColumn="0"/>
            </w:pPr>
            <w:r>
              <w:t>2</w:t>
            </w:r>
          </w:p>
        </w:tc>
      </w:tr>
      <w:tr w:rsidR="005B3DC2" w14:paraId="3B304B09" w14:textId="0CDA9002" w:rsidTr="005B3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3BD5288F" w14:textId="77777777" w:rsidR="005B3DC2" w:rsidRDefault="005B3DC2" w:rsidP="0012684C">
            <w:r>
              <w:t>Bâtiment en verre</w:t>
            </w:r>
          </w:p>
        </w:tc>
        <w:tc>
          <w:tcPr>
            <w:tcW w:w="3225" w:type="dxa"/>
          </w:tcPr>
          <w:p w14:paraId="7B81BCAE" w14:textId="348EFE41" w:rsidR="005B3DC2" w:rsidRDefault="005B3DC2" w:rsidP="0012684C">
            <w:pPr>
              <w:cnfStyle w:val="000000100000" w:firstRow="0" w:lastRow="0" w:firstColumn="0" w:lastColumn="0" w:oddVBand="0" w:evenVBand="0" w:oddHBand="1" w:evenHBand="0" w:firstRowFirstColumn="0" w:firstRowLastColumn="0" w:lastRowFirstColumn="0" w:lastRowLastColumn="0"/>
            </w:pPr>
            <w:r>
              <w:t>0.4</w:t>
            </w:r>
          </w:p>
        </w:tc>
        <w:tc>
          <w:tcPr>
            <w:tcW w:w="2839" w:type="dxa"/>
          </w:tcPr>
          <w:p w14:paraId="37D35E97" w14:textId="0BA8D468" w:rsidR="005B3DC2" w:rsidRDefault="005B3DC2" w:rsidP="0012684C">
            <w:pPr>
              <w:cnfStyle w:val="000000100000" w:firstRow="0" w:lastRow="0" w:firstColumn="0" w:lastColumn="0" w:oddVBand="0" w:evenVBand="0" w:oddHBand="1" w:evenHBand="0" w:firstRowFirstColumn="0" w:firstRowLastColumn="0" w:lastRowFirstColumn="0" w:lastRowLastColumn="0"/>
            </w:pPr>
            <w:r>
              <w:t>2.2</w:t>
            </w:r>
          </w:p>
        </w:tc>
      </w:tr>
    </w:tbl>
    <w:p w14:paraId="46BB5A6E" w14:textId="77777777" w:rsidR="00557479" w:rsidRDefault="00557479" w:rsidP="009F72CA">
      <w:pPr>
        <w:pStyle w:val="Titre2"/>
      </w:pPr>
      <w:bookmarkStart w:id="122" w:name="_Toc384985677"/>
      <w:bookmarkStart w:id="123" w:name="_Toc384287119"/>
      <w:r>
        <w:t>Contraintes de construction</w:t>
      </w:r>
      <w:bookmarkEnd w:id="122"/>
    </w:p>
    <w:p w14:paraId="1C8916B7" w14:textId="77777777" w:rsidR="009F72CA" w:rsidRDefault="009F72CA" w:rsidP="0060571C">
      <w:pPr>
        <w:pStyle w:val="Titre3"/>
      </w:pPr>
      <w:r>
        <w:t>Emplacements libres</w:t>
      </w:r>
    </w:p>
    <w:p w14:paraId="52391B68" w14:textId="77777777" w:rsidR="009F72CA" w:rsidRDefault="009F72CA" w:rsidP="009F72CA">
      <w:r>
        <w:t>Une ville peut construire un nombre limité de bâtiments en fonction du niveau de son hôtel de ville. Les villes disposes d’emplacements libres sur lesquels bâtir les bâtiments. Lorsqu’on augmente le niveau de l’hôtel de ville, de nouveaux emplacements libres apparaissent.</w:t>
      </w:r>
    </w:p>
    <w:p w14:paraId="73DD5612" w14:textId="77777777" w:rsidR="009F72CA" w:rsidRDefault="009F72CA" w:rsidP="009F72CA">
      <w:r>
        <w:t>Lorsque l’hôtel de ville est détruit, plus aucun emplacement libre n’existe, ceux-ci réapparaîtrons lorsque l’hôtel de ville sera de nouveau opérationnel.</w:t>
      </w:r>
    </w:p>
    <w:p w14:paraId="0D3BE2F5" w14:textId="77777777" w:rsidR="00557479" w:rsidRDefault="00557479" w:rsidP="0060571C">
      <w:pPr>
        <w:pStyle w:val="Titre3"/>
      </w:pPr>
      <w:r>
        <w:t>Une seule version de chaque bâtiment</w:t>
      </w:r>
    </w:p>
    <w:p w14:paraId="4D7E9291" w14:textId="77777777" w:rsidR="00557479" w:rsidRPr="00557479" w:rsidRDefault="00557479" w:rsidP="00557479">
      <w:r>
        <w:t>On ne peut pas construire plus d’une version d’un même bâtiment. Hôtel de ville, entrepôts, … On ne peut pas cumuler les effets.</w:t>
      </w:r>
    </w:p>
    <w:p w14:paraId="0BC99C0C" w14:textId="77777777" w:rsidR="0012684C" w:rsidRPr="002D18ED" w:rsidRDefault="0012684C" w:rsidP="0012684C">
      <w:pPr>
        <w:pStyle w:val="Titre1"/>
      </w:pPr>
      <w:bookmarkStart w:id="124" w:name="_Toc384985678"/>
      <w:r w:rsidRPr="002D18ED">
        <w:lastRenderedPageBreak/>
        <w:t xml:space="preserve">Bâtiment </w:t>
      </w:r>
      <w:r w:rsidRPr="0012684C">
        <w:t>spéciaux</w:t>
      </w:r>
      <w:bookmarkEnd w:id="123"/>
      <w:bookmarkEnd w:id="124"/>
    </w:p>
    <w:p w14:paraId="507423E4" w14:textId="77777777" w:rsidR="0012684C" w:rsidRPr="005D0ADD" w:rsidRDefault="0012684C" w:rsidP="0012684C">
      <w:r>
        <w:t>Cette section liste des « </w:t>
      </w:r>
      <w:r w:rsidRPr="00171B4D">
        <w:rPr>
          <w:i/>
        </w:rPr>
        <w:t>bâtiments qui n’en sont pas</w:t>
      </w:r>
      <w:r>
        <w:t> » ; il n’y a aucun plan pour les construire, aucun niveau ou autre paramètre spécial.</w:t>
      </w:r>
    </w:p>
    <w:p w14:paraId="1291D020" w14:textId="77777777" w:rsidR="0012684C" w:rsidRDefault="0012684C" w:rsidP="0012684C">
      <w:pPr>
        <w:pStyle w:val="Titre2"/>
      </w:pPr>
      <w:bookmarkStart w:id="125" w:name="_Toc384287120"/>
      <w:bookmarkStart w:id="126" w:name="_Toc384985679"/>
      <w:r w:rsidRPr="0012684C">
        <w:t>Extérieur</w:t>
      </w:r>
      <w:bookmarkEnd w:id="125"/>
      <w:bookmarkEnd w:id="126"/>
    </w:p>
    <w:p w14:paraId="7EEA1D7C" w14:textId="77777777" w:rsidR="00307698" w:rsidRPr="00307698" w:rsidRDefault="00307698" w:rsidP="00557479">
      <w:pPr>
        <w:pStyle w:val="Citation"/>
      </w:pPr>
      <w:r>
        <w:t>Le dessin de l’extérieur sera symbolisé par une zone en forme cliquable en dehors de l’emplacement des murs de ville</w:t>
      </w:r>
    </w:p>
    <w:p w14:paraId="767A1149" w14:textId="5DA06B65" w:rsidR="0012684C" w:rsidRDefault="009A399C" w:rsidP="009A399C">
      <w:r w:rsidRPr="009A399C">
        <w:rPr>
          <w:b/>
          <w:bCs/>
        </w:rPr>
        <w:t>L'extérieur</w:t>
      </w:r>
      <w:r w:rsidRPr="009A399C">
        <w:t xml:space="preserve"> désigne la zone </w:t>
      </w:r>
      <w:r w:rsidRPr="009A399C">
        <w:rPr>
          <w:i/>
          <w:iCs/>
        </w:rPr>
        <w:t>extra-muros</w:t>
      </w:r>
      <w:r w:rsidRPr="009A399C">
        <w:t>. Cette zone en friche n'est pas gérée par la ville et permet de récolter des ressources et chasser les monstres qui rôdent</w:t>
      </w:r>
      <w:r w:rsidR="0012684C">
        <w:t>.</w:t>
      </w:r>
    </w:p>
    <w:p w14:paraId="43F60572" w14:textId="77777777" w:rsidR="0012684C" w:rsidRDefault="0012684C" w:rsidP="0012684C">
      <w:pPr>
        <w:pStyle w:val="Titre3"/>
      </w:pPr>
      <w:r w:rsidRPr="0012684C">
        <w:t>Compétences</w:t>
      </w:r>
    </w:p>
    <w:p w14:paraId="503BBDDB" w14:textId="77777777" w:rsidR="0012684C" w:rsidRDefault="0012684C" w:rsidP="0012684C">
      <w:r>
        <w:t>L’extérieur regroupe en fait tout ce que peuvent faire les personnages en dehors des bâtiments. Principalement, se déplacer et se défendre contre les monstres.</w:t>
      </w:r>
    </w:p>
    <w:p w14:paraId="1EEF536D" w14:textId="77777777" w:rsidR="0012684C" w:rsidRDefault="0012684C" w:rsidP="0012684C">
      <w:pPr>
        <w:pStyle w:val="Titre2"/>
      </w:pPr>
      <w:bookmarkStart w:id="127" w:name="_Toc384287121"/>
      <w:bookmarkStart w:id="128" w:name="_Toc384985680"/>
      <w:r w:rsidRPr="0012684C">
        <w:t>Chantier</w:t>
      </w:r>
      <w:bookmarkEnd w:id="127"/>
      <w:bookmarkEnd w:id="128"/>
    </w:p>
    <w:p w14:paraId="3CB6E31E" w14:textId="77777777" w:rsidR="0091148E" w:rsidRDefault="00837922" w:rsidP="0091148E">
      <w:pPr>
        <w:keepNext/>
        <w:jc w:val="center"/>
      </w:pPr>
      <w:r>
        <w:pict w14:anchorId="4E94011F">
          <v:shape id="_x0000_i1026" type="#_x0000_t75" style="width:141.5pt;height:141.5pt">
            <v:imagedata r:id="rId13" o:title="Cordon de travaux"/>
          </v:shape>
        </w:pict>
      </w:r>
    </w:p>
    <w:p w14:paraId="589F3BC2" w14:textId="404B2C20" w:rsidR="0091148E" w:rsidRPr="0091148E" w:rsidRDefault="0091148E" w:rsidP="0091148E">
      <w:pPr>
        <w:pStyle w:val="Lgende"/>
        <w:jc w:val="center"/>
      </w:pPr>
      <w:r>
        <w:t xml:space="preserve">Figure </w:t>
      </w:r>
      <w:fldSimple w:instr=" SEQ Figure \* ARABIC ">
        <w:r w:rsidR="007478A9">
          <w:rPr>
            <w:noProof/>
          </w:rPr>
          <w:t>2</w:t>
        </w:r>
      </w:fldSimple>
      <w:r>
        <w:t xml:space="preserve"> : Cordon de travaux</w:t>
      </w:r>
    </w:p>
    <w:p w14:paraId="17CAA2FA" w14:textId="77777777" w:rsidR="009A399C" w:rsidRPr="009A399C" w:rsidRDefault="009A399C">
      <w:pPr>
        <w:rPr>
          <w:lang w:eastAsia="fr-FR"/>
        </w:rPr>
        <w:pPrChange w:id="129" w:author="Thibaut Henin" w:date="2014-07-08T17:51:00Z">
          <w:pPr>
            <w:spacing w:before="100" w:beforeAutospacing="1" w:after="100" w:afterAutospacing="1" w:line="240" w:lineRule="auto"/>
          </w:pPr>
        </w:pPrChange>
      </w:pPr>
      <w:r w:rsidRPr="009A399C">
        <w:rPr>
          <w:b/>
          <w:bCs/>
          <w:lang w:eastAsia="fr-FR"/>
        </w:rPr>
        <w:t>Le chantier</w:t>
      </w:r>
      <w:r w:rsidRPr="009A399C">
        <w:rPr>
          <w:lang w:eastAsia="fr-FR"/>
        </w:rPr>
        <w:t xml:space="preserve"> est une zone de travaux liée à un bâtiment. Les chantiers sont ouverts lors de la construction, l'amélioration ou la rénovation des bâtiments. Les chantiers nécessitent des ressources de construction et des ouvriers pour procéder à la construction.</w:t>
      </w:r>
    </w:p>
    <w:p w14:paraId="2D93BE62" w14:textId="33E67B84" w:rsidR="0012684C" w:rsidRDefault="009A399C" w:rsidP="0012684C">
      <w:pPr>
        <w:rPr>
          <w:lang w:eastAsia="fr-FR"/>
        </w:rPr>
      </w:pPr>
      <w:r w:rsidRPr="009A399C">
        <w:rPr>
          <w:lang w:eastAsia="fr-FR"/>
        </w:rPr>
        <w:t xml:space="preserve">Les points de vies </w:t>
      </w:r>
      <w:r w:rsidR="00A520ED" w:rsidRPr="009A399C">
        <w:rPr>
          <w:lang w:eastAsia="fr-FR"/>
        </w:rPr>
        <w:t>du chantier</w:t>
      </w:r>
      <w:r w:rsidRPr="009A399C">
        <w:rPr>
          <w:lang w:eastAsia="fr-FR"/>
        </w:rPr>
        <w:t xml:space="preserve"> traduisent son avancement. Participer à la construction permet d'augmenter ces points. Lorsque ceux-ci atteignent les points de vie du bâtiment neuf, le chantier est terminé et le bâtiment est alors disponible. Pendant la construction, les points de vie ne peuvent dépasser un seuil fixé en fonction de la quantité de ressources fournies par rapport aux ressources nécessaires</w:t>
      </w:r>
      <w:r>
        <w:rPr>
          <w:lang w:eastAsia="fr-FR"/>
        </w:rPr>
        <w:t>.</w:t>
      </w:r>
    </w:p>
    <w:p w14:paraId="17FB7EF6" w14:textId="77777777" w:rsidR="000E4E50" w:rsidRDefault="000E4E50" w:rsidP="000E4E50">
      <w:pPr>
        <w:pStyle w:val="Titre3"/>
      </w:pPr>
      <w:r>
        <w:t>Fonctionnalité</w:t>
      </w:r>
    </w:p>
    <w:p w14:paraId="2642502D" w14:textId="77777777" w:rsidR="000E4E50" w:rsidRPr="000E4E50" w:rsidRDefault="000E4E50" w:rsidP="000E4E50">
      <w:pPr>
        <w:pStyle w:val="Paragraphedeliste"/>
        <w:numPr>
          <w:ilvl w:val="0"/>
          <w:numId w:val="63"/>
        </w:numPr>
      </w:pPr>
      <w:r>
        <w:rPr>
          <w:b/>
        </w:rPr>
        <w:t>Fournir des matériaux.</w:t>
      </w:r>
      <w:r>
        <w:t xml:space="preserve"> Permet de fournir des matériaux de construction. Augmente le seuil de construction et permet de finir le chantier.</w:t>
      </w:r>
    </w:p>
    <w:p w14:paraId="590A99A6" w14:textId="77777777" w:rsidR="0012684C" w:rsidRDefault="0012684C" w:rsidP="0012684C">
      <w:pPr>
        <w:pStyle w:val="Titre3"/>
      </w:pPr>
      <w:r w:rsidRPr="0012684C">
        <w:t>Compétences</w:t>
      </w:r>
    </w:p>
    <w:p w14:paraId="06B56434" w14:textId="77777777" w:rsidR="0012684C" w:rsidRDefault="0012684C" w:rsidP="00067C98">
      <w:pPr>
        <w:pStyle w:val="Paragraphedeliste"/>
        <w:numPr>
          <w:ilvl w:val="0"/>
          <w:numId w:val="35"/>
        </w:numPr>
      </w:pPr>
      <w:r w:rsidRPr="00B05131">
        <w:rPr>
          <w:b/>
        </w:rPr>
        <w:t>Construire.</w:t>
      </w:r>
      <w:r>
        <w:t xml:space="preserve"> Cette compétence permet de participer au chantier en lui fournissant des points de vie. Ceux-ci sont fonction du niveau de la compétence du personnage.</w:t>
      </w:r>
    </w:p>
    <w:p w14:paraId="44B87D94" w14:textId="36C2A04B" w:rsidR="00B836D6" w:rsidRDefault="00B836D6" w:rsidP="00067C98">
      <w:pPr>
        <w:pStyle w:val="Paragraphedeliste"/>
        <w:numPr>
          <w:ilvl w:val="0"/>
          <w:numId w:val="35"/>
        </w:numPr>
      </w:pPr>
      <w:r>
        <w:rPr>
          <w:b/>
        </w:rPr>
        <w:lastRenderedPageBreak/>
        <w:t>Dynamiser un chantier.</w:t>
      </w:r>
      <w:r>
        <w:t xml:space="preserve"> Cette compétence donne un bonus temporaire à la construction du chantier.</w:t>
      </w:r>
    </w:p>
    <w:p w14:paraId="77D1CBC5" w14:textId="77777777" w:rsidR="0012684C" w:rsidRDefault="0012684C" w:rsidP="0012684C">
      <w:r>
        <w:t>Il n’existe pas une seule compétence « construire » mais une compétence par type de bâtiment (terre, bois, torchis, pierre, briques, fer, verre). Si un joueur ne dispose pas de la compétence, il doit l’apprendre (via les bâtiments d’apprentissage ou en la débloquant).</w:t>
      </w:r>
    </w:p>
    <w:p w14:paraId="46833D33" w14:textId="77777777" w:rsidR="0012684C" w:rsidRDefault="0012684C" w:rsidP="0012684C">
      <w:pPr>
        <w:pStyle w:val="Titre2"/>
      </w:pPr>
      <w:bookmarkStart w:id="130" w:name="_Toc384287122"/>
      <w:bookmarkStart w:id="131" w:name="_Toc384985681"/>
      <w:r w:rsidRPr="0012684C">
        <w:t>Ruine</w:t>
      </w:r>
      <w:bookmarkEnd w:id="130"/>
      <w:bookmarkEnd w:id="131"/>
    </w:p>
    <w:p w14:paraId="33CFB873" w14:textId="77777777" w:rsidR="004F0A2A" w:rsidRPr="004F0A2A" w:rsidRDefault="00837922" w:rsidP="004F0A2A">
      <w:pPr>
        <w:jc w:val="center"/>
      </w:pPr>
      <w:r>
        <w:pict w14:anchorId="16C0F18E">
          <v:shape id="_x0000_i1027" type="#_x0000_t75" style="width:141.5pt;height:141.5pt">
            <v:imagedata r:id="rId14" o:title="Ruin"/>
          </v:shape>
        </w:pict>
      </w:r>
    </w:p>
    <w:p w14:paraId="42E3F556" w14:textId="78CBAEC8" w:rsidR="0012684C" w:rsidRDefault="009A399C" w:rsidP="0012684C">
      <w:r w:rsidRPr="009A399C">
        <w:rPr>
          <w:b/>
          <w:bCs/>
        </w:rPr>
        <w:t>La ruine</w:t>
      </w:r>
      <w:r w:rsidRPr="009A399C">
        <w:t xml:space="preserve"> est un vestige d'un bâtiment autrefois fonctionnel. Les ruines remplacent les bâtiments qui, suite à leur usure, ont perdu tous leurs points de vie. Ces ruines vont également s'user pour finalement disparaître de la ville. Les fonctionnalités du bâtiment initial ne sont plus accessibles mais la ruine permet de procéder à des fouilles pour tenter de récupérer des objets</w:t>
      </w:r>
      <w:r w:rsidR="0012684C">
        <w:t>.</w:t>
      </w:r>
    </w:p>
    <w:p w14:paraId="3E47AAC0" w14:textId="77777777" w:rsidR="0012684C" w:rsidRDefault="0012684C" w:rsidP="004F0A2A">
      <w:pPr>
        <w:pStyle w:val="Titre3"/>
      </w:pPr>
      <w:r w:rsidRPr="0012684C">
        <w:t>Compétences</w:t>
      </w:r>
    </w:p>
    <w:p w14:paraId="5E6E5EAA" w14:textId="20FD4B77" w:rsidR="0012684C" w:rsidRPr="00C90C1C" w:rsidRDefault="00C90C1C" w:rsidP="00067C98">
      <w:pPr>
        <w:pStyle w:val="Paragraphedeliste"/>
        <w:numPr>
          <w:ilvl w:val="0"/>
          <w:numId w:val="34"/>
        </w:numPr>
      </w:pPr>
      <w:r w:rsidRPr="00906E93">
        <w:t>Explorer une ruine</w:t>
      </w:r>
    </w:p>
    <w:p w14:paraId="4B329492" w14:textId="5B2F6B18" w:rsidR="0012684C" w:rsidRPr="00C90C1C" w:rsidRDefault="0012684C" w:rsidP="00067C98">
      <w:pPr>
        <w:pStyle w:val="Paragraphedeliste"/>
        <w:numPr>
          <w:ilvl w:val="0"/>
          <w:numId w:val="34"/>
        </w:numPr>
      </w:pPr>
      <w:r w:rsidRPr="00906E93">
        <w:t>Identifier.</w:t>
      </w:r>
    </w:p>
    <w:p w14:paraId="6E7A85B2" w14:textId="77777777" w:rsidR="0012684C" w:rsidRDefault="0012684C" w:rsidP="0012684C">
      <w:r>
        <w:t>La fouille permet notamment de retrouver des artefacts archéologiques et autres indices de l’Histoire de la Lune avant l’arrivée de la confédération.</w:t>
      </w:r>
      <w:bookmarkStart w:id="132" w:name="_Toc384287123"/>
    </w:p>
    <w:p w14:paraId="6D67E3A4" w14:textId="77777777" w:rsidR="009F72CA" w:rsidRDefault="009F72CA" w:rsidP="009F72CA">
      <w:pPr>
        <w:pStyle w:val="Titre2"/>
      </w:pPr>
      <w:bookmarkStart w:id="133" w:name="_Toc384985682"/>
      <w:r>
        <w:t>Emplacement libre</w:t>
      </w:r>
      <w:bookmarkEnd w:id="133"/>
    </w:p>
    <w:p w14:paraId="4594ECA9" w14:textId="77777777" w:rsidR="004F0A2A" w:rsidRPr="004F0A2A" w:rsidRDefault="00837922" w:rsidP="004F0A2A">
      <w:pPr>
        <w:jc w:val="center"/>
      </w:pPr>
      <w:r>
        <w:pict w14:anchorId="02FF8824">
          <v:shape id="_x0000_i1028" type="#_x0000_t75" style="width:140.25pt;height:140.25pt">
            <v:imagedata r:id="rId15" o:title="Void"/>
          </v:shape>
        </w:pict>
      </w:r>
    </w:p>
    <w:p w14:paraId="7D47E063" w14:textId="62469353" w:rsidR="009F72CA" w:rsidRDefault="009A399C" w:rsidP="009F72CA">
      <w:r w:rsidRPr="009A399C">
        <w:rPr>
          <w:b/>
          <w:bCs/>
        </w:rPr>
        <w:t>Les emplacements libres</w:t>
      </w:r>
      <w:r w:rsidRPr="009A399C">
        <w:t xml:space="preserve"> désignent des zones de la ville sur lesquelles les joueurs peuvent bâtir de nouveaux bâtiments (c'est même la seule chose faisable sur cet emplacement)</w:t>
      </w:r>
      <w:r w:rsidR="009F72CA">
        <w:t>.</w:t>
      </w:r>
    </w:p>
    <w:p w14:paraId="497843BB" w14:textId="77777777" w:rsidR="009F72CA" w:rsidRDefault="009F72CA" w:rsidP="004F0A2A">
      <w:pPr>
        <w:pStyle w:val="Titre3"/>
      </w:pPr>
      <w:r>
        <w:t>Fonctionnalité</w:t>
      </w:r>
    </w:p>
    <w:p w14:paraId="25CB29E3" w14:textId="77777777" w:rsidR="009F72CA" w:rsidRPr="009F72CA" w:rsidRDefault="009F72CA" w:rsidP="009F72CA">
      <w:pPr>
        <w:pStyle w:val="Paragraphedeliste"/>
        <w:numPr>
          <w:ilvl w:val="0"/>
          <w:numId w:val="48"/>
        </w:numPr>
      </w:pPr>
      <w:r>
        <w:t>Construire un bâtiment. Permet la création d’un chantier pour la construction d’un bâtiment.</w:t>
      </w:r>
    </w:p>
    <w:p w14:paraId="7E12B1D8" w14:textId="77777777" w:rsidR="009F72CA" w:rsidRDefault="009F72CA" w:rsidP="0012684C"/>
    <w:p w14:paraId="2E3D9724" w14:textId="77777777" w:rsidR="0012684C" w:rsidRDefault="0012684C" w:rsidP="0012684C">
      <w:pPr>
        <w:pStyle w:val="Titre1"/>
      </w:pPr>
      <w:bookmarkStart w:id="134" w:name="_Toc384985683"/>
      <w:r w:rsidRPr="00BE4BF9">
        <w:lastRenderedPageBreak/>
        <w:t>Secteur</w:t>
      </w:r>
      <w:r>
        <w:t xml:space="preserve"> </w:t>
      </w:r>
      <w:r w:rsidRPr="0012684C">
        <w:t>administratif</w:t>
      </w:r>
      <w:bookmarkEnd w:id="132"/>
      <w:bookmarkEnd w:id="134"/>
    </w:p>
    <w:p w14:paraId="0BDC1AAC" w14:textId="77777777" w:rsidR="0012684C" w:rsidRDefault="0012684C" w:rsidP="0012684C">
      <w:pPr>
        <w:pStyle w:val="Titre2"/>
      </w:pPr>
      <w:bookmarkStart w:id="135" w:name="_Toc384287124"/>
      <w:bookmarkStart w:id="136" w:name="_Toc384985684"/>
      <w:r w:rsidRPr="0012684C">
        <w:t>Hôtel</w:t>
      </w:r>
      <w:r>
        <w:t xml:space="preserve"> de ville</w:t>
      </w:r>
      <w:bookmarkEnd w:id="135"/>
      <w:bookmarkEnd w:id="136"/>
    </w:p>
    <w:p w14:paraId="15F7DCC1" w14:textId="035C821E" w:rsidR="009C4FA5" w:rsidRDefault="00837922" w:rsidP="009C4FA5">
      <w:pPr>
        <w:keepNext/>
        <w:jc w:val="center"/>
      </w:pPr>
      <w:r>
        <w:pict w14:anchorId="5693D7F4">
          <v:shape id="_x0000_i1029" type="#_x0000_t75" style="width:141.5pt;height:141.5pt">
            <v:imagedata r:id="rId16" o:title="Hotel de ville"/>
          </v:shape>
        </w:pict>
      </w:r>
    </w:p>
    <w:p w14:paraId="60DC884A" w14:textId="77777777" w:rsidR="004F0A2A" w:rsidRPr="004F0A2A" w:rsidRDefault="009C4FA5" w:rsidP="009C4FA5">
      <w:pPr>
        <w:pStyle w:val="Lgende"/>
        <w:jc w:val="center"/>
      </w:pPr>
      <w:r>
        <w:t xml:space="preserve">Figure </w:t>
      </w:r>
      <w:fldSimple w:instr=" SEQ Figure \* ARABIC ">
        <w:r w:rsidR="007478A9">
          <w:rPr>
            <w:noProof/>
          </w:rPr>
          <w:t>3</w:t>
        </w:r>
      </w:fldSimple>
      <w:r>
        <w:t xml:space="preserve"> : H</w:t>
      </w:r>
      <w:r w:rsidR="00053110">
        <w:t>ô</w:t>
      </w:r>
      <w:r>
        <w:t>tel de Ville - Terre</w:t>
      </w:r>
    </w:p>
    <w:p w14:paraId="07657739" w14:textId="77777777" w:rsidR="0012684C" w:rsidRDefault="0012684C" w:rsidP="0012684C">
      <w:pPr>
        <w:pStyle w:val="Titre3"/>
      </w:pPr>
      <w:r w:rsidRPr="0012684C">
        <w:t>Description</w:t>
      </w:r>
    </w:p>
    <w:p w14:paraId="5A9B6E3E" w14:textId="488EC419" w:rsidR="0012684C" w:rsidRDefault="009A399C" w:rsidP="0012684C">
      <w:r w:rsidRPr="009A399C">
        <w:rPr>
          <w:b/>
          <w:bCs/>
        </w:rPr>
        <w:t>L'hôtel de ville</w:t>
      </w:r>
      <w:r w:rsidRPr="009A399C">
        <w:t xml:space="preserve"> est le siège du gouvernement de la cité. Centre névralgique, c'est ici que toutes les décisions sont prises. Il s'agit du bâtiment le plus important car de lui dépend toute l'organisation de la ville : le nombre d'emplacement de constructions disponible ainsi que la forme de gouvernement dont la ville peut se doter</w:t>
      </w:r>
      <w:r w:rsidR="0012684C">
        <w:t>.</w:t>
      </w:r>
    </w:p>
    <w:p w14:paraId="17E124A1" w14:textId="77777777" w:rsidR="0012684C" w:rsidRDefault="0012684C" w:rsidP="0012684C">
      <w:pPr>
        <w:pStyle w:val="Titre3"/>
      </w:pPr>
      <w:r w:rsidRPr="0012684C">
        <w:t>Fonctionnalités</w:t>
      </w:r>
    </w:p>
    <w:p w14:paraId="334701BE" w14:textId="77777777" w:rsidR="0012684C" w:rsidRDefault="0012684C" w:rsidP="0012684C">
      <w:r>
        <w:t>En tant que siège du gouvernement, l’hôtel de ville fournis toutes les fonctionnalités qui y sont liées.</w:t>
      </w:r>
    </w:p>
    <w:p w14:paraId="461A93EA" w14:textId="77777777" w:rsidR="0012684C" w:rsidRDefault="0012684C" w:rsidP="00067C98">
      <w:pPr>
        <w:pStyle w:val="Paragraphedeliste"/>
        <w:numPr>
          <w:ilvl w:val="0"/>
          <w:numId w:val="18"/>
        </w:numPr>
      </w:pPr>
      <w:r w:rsidRPr="006E2C47">
        <w:rPr>
          <w:b/>
        </w:rPr>
        <w:t>Révolutions et choix des gouvernements.</w:t>
      </w:r>
      <w:r>
        <w:t xml:space="preserve"> C’est via l’hôtel de ville que les joueurs peuvent fomenter des révolutions et changer le gouvernement en place. Le niveau de l’hôtel de ville leur permet d’accéder à des formes de plus en plus complexes du pouvoir.</w:t>
      </w:r>
    </w:p>
    <w:p w14:paraId="04A95333" w14:textId="77777777" w:rsidR="0012684C" w:rsidRDefault="0012684C" w:rsidP="00067C98">
      <w:pPr>
        <w:pStyle w:val="Paragraphedeliste"/>
        <w:numPr>
          <w:ilvl w:val="0"/>
          <w:numId w:val="18"/>
        </w:numPr>
      </w:pPr>
      <w:r w:rsidRPr="006E2C47">
        <w:rPr>
          <w:b/>
        </w:rPr>
        <w:t>Ministères et gestion de la ville.</w:t>
      </w:r>
      <w:r>
        <w:t xml:space="preserve"> L’hôtel de ville permet d’accéder à chaque ministère. Ceux-ci regroupent les choix permis dans la gestion de la ville (choix des constructions, des taxes, …).</w:t>
      </w:r>
    </w:p>
    <w:p w14:paraId="6EE9812C" w14:textId="77777777" w:rsidR="0012684C" w:rsidRDefault="0012684C" w:rsidP="00067C98">
      <w:pPr>
        <w:pStyle w:val="Paragraphedeliste"/>
        <w:numPr>
          <w:ilvl w:val="0"/>
          <w:numId w:val="18"/>
        </w:numPr>
      </w:pPr>
      <w:r w:rsidRPr="006E2C47">
        <w:rPr>
          <w:b/>
        </w:rPr>
        <w:t>Rapatriements.</w:t>
      </w:r>
      <w:r>
        <w:t xml:space="preserve"> L’hôtel de ville permet un point d’arrivée lors de rapatriement.</w:t>
      </w:r>
    </w:p>
    <w:p w14:paraId="0F0D774A" w14:textId="77777777" w:rsidR="0012684C" w:rsidRDefault="0012684C" w:rsidP="0012684C">
      <w:pPr>
        <w:pStyle w:val="Titre3"/>
      </w:pPr>
      <w:r w:rsidRPr="0012684C">
        <w:t>Compétences</w:t>
      </w:r>
    </w:p>
    <w:p w14:paraId="12A60091" w14:textId="77777777" w:rsidR="0012684C" w:rsidRDefault="0012684C" w:rsidP="00067C98">
      <w:pPr>
        <w:pStyle w:val="Paragraphedeliste"/>
        <w:numPr>
          <w:ilvl w:val="0"/>
          <w:numId w:val="17"/>
        </w:numPr>
      </w:pPr>
      <w:r w:rsidRPr="006E2C47">
        <w:rPr>
          <w:b/>
        </w:rPr>
        <w:t>Se reposer.</w:t>
      </w:r>
      <w:r>
        <w:t xml:space="preserve"> L’hôtel de ville permet aux résidents de se reposer et de regagner les points de vie perdus.</w:t>
      </w:r>
    </w:p>
    <w:p w14:paraId="05707460" w14:textId="77777777" w:rsidR="0012684C" w:rsidRDefault="0012684C" w:rsidP="0012684C">
      <w:pPr>
        <w:pStyle w:val="Titre3"/>
      </w:pPr>
      <w:r w:rsidRPr="0012684C">
        <w:t>Niveaux</w:t>
      </w:r>
    </w:p>
    <w:p w14:paraId="462D351B" w14:textId="77777777" w:rsidR="0012684C" w:rsidRDefault="0012684C" w:rsidP="0012684C">
      <w:r>
        <w:t>Augmenter le niveau d’un hôtel de ville est obligatoire pour la faire croître en débloquant de nouveaux emplacements (slots) pour les bâtiments et en permettant l’accès à de nouvelles formes de gouvernements.</w:t>
      </w:r>
    </w:p>
    <w:p w14:paraId="4F5B296B" w14:textId="77777777" w:rsidR="0012684C" w:rsidRDefault="0012684C" w:rsidP="0012684C">
      <w:r>
        <w:t>Le tableau suivant donne les avantages liés au niveau de l’hôtel de ville.</w:t>
      </w:r>
    </w:p>
    <w:tbl>
      <w:tblPr>
        <w:tblStyle w:val="TableauGrille3-Accentuation110"/>
        <w:tblW w:w="0" w:type="auto"/>
        <w:tblInd w:w="-10" w:type="dxa"/>
        <w:tblLook w:val="04A0" w:firstRow="1" w:lastRow="0" w:firstColumn="1" w:lastColumn="0" w:noHBand="0" w:noVBand="1"/>
      </w:tblPr>
      <w:tblGrid>
        <w:gridCol w:w="2221"/>
        <w:gridCol w:w="2496"/>
        <w:gridCol w:w="2368"/>
      </w:tblGrid>
      <w:tr w:rsidR="0012684C" w14:paraId="435086B1" w14:textId="77777777" w:rsidTr="001268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21" w:type="dxa"/>
          </w:tcPr>
          <w:p w14:paraId="7750DB30" w14:textId="77777777" w:rsidR="0012684C" w:rsidRDefault="0012684C" w:rsidP="0012684C">
            <w:r>
              <w:t>Niveau</w:t>
            </w:r>
          </w:p>
        </w:tc>
        <w:tc>
          <w:tcPr>
            <w:tcW w:w="2496" w:type="dxa"/>
          </w:tcPr>
          <w:p w14:paraId="73F5C129"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 xml:space="preserve">Gouvernement </w:t>
            </w:r>
          </w:p>
        </w:tc>
        <w:tc>
          <w:tcPr>
            <w:tcW w:w="2368" w:type="dxa"/>
          </w:tcPr>
          <w:p w14:paraId="3600447F"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Slots disponibles</w:t>
            </w:r>
          </w:p>
        </w:tc>
      </w:tr>
      <w:tr w:rsidR="0012684C" w14:paraId="658ACD86" w14:textId="77777777" w:rsidTr="001268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34C03E1" w14:textId="77777777" w:rsidR="0012684C" w:rsidRDefault="0012684C" w:rsidP="0012684C">
            <w:r>
              <w:t>Aucun</w:t>
            </w:r>
          </w:p>
        </w:tc>
        <w:tc>
          <w:tcPr>
            <w:tcW w:w="2496" w:type="dxa"/>
          </w:tcPr>
          <w:p w14:paraId="163D7E78"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Anarchie</w:t>
            </w:r>
          </w:p>
        </w:tc>
        <w:tc>
          <w:tcPr>
            <w:tcW w:w="2368" w:type="dxa"/>
          </w:tcPr>
          <w:p w14:paraId="5029901F"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w:t>
            </w:r>
          </w:p>
        </w:tc>
      </w:tr>
      <w:tr w:rsidR="0012684C" w14:paraId="35092E2D" w14:textId="77777777" w:rsidTr="0012684C">
        <w:tc>
          <w:tcPr>
            <w:cnfStyle w:val="001000000000" w:firstRow="0" w:lastRow="0" w:firstColumn="1" w:lastColumn="0" w:oddVBand="0" w:evenVBand="0" w:oddHBand="0" w:evenHBand="0" w:firstRowFirstColumn="0" w:firstRowLastColumn="0" w:lastRowFirstColumn="0" w:lastRowLastColumn="0"/>
            <w:tcW w:w="2221" w:type="dxa"/>
          </w:tcPr>
          <w:p w14:paraId="18FB8CD6" w14:textId="77777777" w:rsidR="0012684C" w:rsidRDefault="0012684C" w:rsidP="0012684C">
            <w:r>
              <w:t>1</w:t>
            </w:r>
          </w:p>
        </w:tc>
        <w:tc>
          <w:tcPr>
            <w:tcW w:w="2496" w:type="dxa"/>
          </w:tcPr>
          <w:p w14:paraId="0556AA96"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Monarchie</w:t>
            </w:r>
          </w:p>
        </w:tc>
        <w:tc>
          <w:tcPr>
            <w:tcW w:w="2368" w:type="dxa"/>
          </w:tcPr>
          <w:p w14:paraId="68DB02D9" w14:textId="77777777" w:rsidR="0012684C" w:rsidRDefault="000C4F20" w:rsidP="0012684C">
            <w:pPr>
              <w:cnfStyle w:val="000000000000" w:firstRow="0" w:lastRow="0" w:firstColumn="0" w:lastColumn="0" w:oddVBand="0" w:evenVBand="0" w:oddHBand="0" w:evenHBand="0" w:firstRowFirstColumn="0" w:firstRowLastColumn="0" w:lastRowFirstColumn="0" w:lastRowLastColumn="0"/>
            </w:pPr>
            <w:r>
              <w:t>2</w:t>
            </w:r>
          </w:p>
        </w:tc>
      </w:tr>
      <w:tr w:rsidR="0012684C" w14:paraId="0F801A06" w14:textId="77777777" w:rsidTr="001268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C3D4B0A" w14:textId="77777777" w:rsidR="0012684C" w:rsidRDefault="0012684C" w:rsidP="0012684C">
            <w:r>
              <w:t>2</w:t>
            </w:r>
          </w:p>
        </w:tc>
        <w:tc>
          <w:tcPr>
            <w:tcW w:w="2496" w:type="dxa"/>
          </w:tcPr>
          <w:p w14:paraId="16749E8B" w14:textId="77777777" w:rsidR="0012684C" w:rsidRDefault="000C4F20" w:rsidP="0012684C">
            <w:pPr>
              <w:cnfStyle w:val="000000100000" w:firstRow="0" w:lastRow="0" w:firstColumn="0" w:lastColumn="0" w:oddVBand="0" w:evenVBand="0" w:oddHBand="1" w:evenHBand="0" w:firstRowFirstColumn="0" w:firstRowLastColumn="0" w:lastRowFirstColumn="0" w:lastRowLastColumn="0"/>
            </w:pPr>
            <w:r>
              <w:t>Sénat</w:t>
            </w:r>
          </w:p>
        </w:tc>
        <w:tc>
          <w:tcPr>
            <w:tcW w:w="2368" w:type="dxa"/>
          </w:tcPr>
          <w:p w14:paraId="12F30128" w14:textId="77777777" w:rsidR="0012684C" w:rsidRDefault="000C4F20" w:rsidP="0012684C">
            <w:pPr>
              <w:cnfStyle w:val="000000100000" w:firstRow="0" w:lastRow="0" w:firstColumn="0" w:lastColumn="0" w:oddVBand="0" w:evenVBand="0" w:oddHBand="1" w:evenHBand="0" w:firstRowFirstColumn="0" w:firstRowLastColumn="0" w:lastRowFirstColumn="0" w:lastRowLastColumn="0"/>
            </w:pPr>
            <w:r>
              <w:t>4</w:t>
            </w:r>
          </w:p>
        </w:tc>
      </w:tr>
      <w:tr w:rsidR="0012684C" w14:paraId="2D860893" w14:textId="77777777" w:rsidTr="0012684C">
        <w:trPr>
          <w:trHeight w:val="60"/>
        </w:trPr>
        <w:tc>
          <w:tcPr>
            <w:cnfStyle w:val="001000000000" w:firstRow="0" w:lastRow="0" w:firstColumn="1" w:lastColumn="0" w:oddVBand="0" w:evenVBand="0" w:oddHBand="0" w:evenHBand="0" w:firstRowFirstColumn="0" w:firstRowLastColumn="0" w:lastRowFirstColumn="0" w:lastRowLastColumn="0"/>
            <w:tcW w:w="2221" w:type="dxa"/>
          </w:tcPr>
          <w:p w14:paraId="40731E63" w14:textId="77777777" w:rsidR="0012684C" w:rsidRDefault="0012684C" w:rsidP="0012684C">
            <w:r>
              <w:lastRenderedPageBreak/>
              <w:t>3</w:t>
            </w:r>
          </w:p>
        </w:tc>
        <w:tc>
          <w:tcPr>
            <w:tcW w:w="2496" w:type="dxa"/>
          </w:tcPr>
          <w:p w14:paraId="1B619D60" w14:textId="77777777" w:rsidR="0012684C" w:rsidRDefault="000C4F20" w:rsidP="0012684C">
            <w:pPr>
              <w:cnfStyle w:val="000000000000" w:firstRow="0" w:lastRow="0" w:firstColumn="0" w:lastColumn="0" w:oddVBand="0" w:evenVBand="0" w:oddHBand="0" w:evenHBand="0" w:firstRowFirstColumn="0" w:firstRowLastColumn="0" w:lastRowFirstColumn="0" w:lastRowLastColumn="0"/>
            </w:pPr>
            <w:r>
              <w:t>République</w:t>
            </w:r>
          </w:p>
        </w:tc>
        <w:tc>
          <w:tcPr>
            <w:tcW w:w="2368" w:type="dxa"/>
          </w:tcPr>
          <w:p w14:paraId="0ADF2473" w14:textId="77777777" w:rsidR="0012684C" w:rsidRDefault="000C4F20" w:rsidP="0012684C">
            <w:pPr>
              <w:cnfStyle w:val="000000000000" w:firstRow="0" w:lastRow="0" w:firstColumn="0" w:lastColumn="0" w:oddVBand="0" w:evenVBand="0" w:oddHBand="0" w:evenHBand="0" w:firstRowFirstColumn="0" w:firstRowLastColumn="0" w:lastRowFirstColumn="0" w:lastRowLastColumn="0"/>
            </w:pPr>
            <w:r>
              <w:t>7</w:t>
            </w:r>
          </w:p>
        </w:tc>
      </w:tr>
      <w:tr w:rsidR="0012684C" w14:paraId="2D47D8F7" w14:textId="77777777" w:rsidTr="001268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A03BD1B" w14:textId="77777777" w:rsidR="0012684C" w:rsidRDefault="0012684C" w:rsidP="0012684C">
            <w:r>
              <w:t>4</w:t>
            </w:r>
          </w:p>
        </w:tc>
        <w:tc>
          <w:tcPr>
            <w:tcW w:w="2496" w:type="dxa"/>
          </w:tcPr>
          <w:p w14:paraId="4C7A7625"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Parlementaire</w:t>
            </w:r>
          </w:p>
        </w:tc>
        <w:tc>
          <w:tcPr>
            <w:tcW w:w="2368" w:type="dxa"/>
          </w:tcPr>
          <w:p w14:paraId="11135245" w14:textId="77777777" w:rsidR="0012684C" w:rsidRDefault="0012684C" w:rsidP="000C4F20">
            <w:pPr>
              <w:cnfStyle w:val="000000100000" w:firstRow="0" w:lastRow="0" w:firstColumn="0" w:lastColumn="0" w:oddVBand="0" w:evenVBand="0" w:oddHBand="1" w:evenHBand="0" w:firstRowFirstColumn="0" w:firstRowLastColumn="0" w:lastRowFirstColumn="0" w:lastRowLastColumn="0"/>
            </w:pPr>
            <w:r>
              <w:t>1</w:t>
            </w:r>
            <w:r w:rsidR="000C4F20">
              <w:t>1</w:t>
            </w:r>
          </w:p>
        </w:tc>
      </w:tr>
      <w:tr w:rsidR="0012684C" w14:paraId="646E63F2" w14:textId="77777777" w:rsidTr="0012684C">
        <w:tc>
          <w:tcPr>
            <w:cnfStyle w:val="001000000000" w:firstRow="0" w:lastRow="0" w:firstColumn="1" w:lastColumn="0" w:oddVBand="0" w:evenVBand="0" w:oddHBand="0" w:evenHBand="0" w:firstRowFirstColumn="0" w:firstRowLastColumn="0" w:lastRowFirstColumn="0" w:lastRowLastColumn="0"/>
            <w:tcW w:w="2221" w:type="dxa"/>
          </w:tcPr>
          <w:p w14:paraId="385B428A" w14:textId="77777777" w:rsidR="0012684C" w:rsidRDefault="0012684C" w:rsidP="0012684C">
            <w:r>
              <w:t>5</w:t>
            </w:r>
          </w:p>
        </w:tc>
        <w:tc>
          <w:tcPr>
            <w:tcW w:w="2496" w:type="dxa"/>
          </w:tcPr>
          <w:p w14:paraId="20147490"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Démocratie</w:t>
            </w:r>
          </w:p>
        </w:tc>
        <w:tc>
          <w:tcPr>
            <w:tcW w:w="2368" w:type="dxa"/>
          </w:tcPr>
          <w:p w14:paraId="4BC87647"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w:t>
            </w:r>
            <w:r w:rsidR="000C4F20">
              <w:t>6</w:t>
            </w:r>
          </w:p>
        </w:tc>
      </w:tr>
    </w:tbl>
    <w:p w14:paraId="79FD392A" w14:textId="77777777" w:rsidR="0012684C" w:rsidRDefault="0012684C" w:rsidP="0012684C">
      <w:pPr>
        <w:pStyle w:val="Titre2"/>
      </w:pPr>
      <w:bookmarkStart w:id="137" w:name="_Toc384287126"/>
      <w:bookmarkStart w:id="138" w:name="_Toc384985685"/>
      <w:r>
        <w:t>Préfecture</w:t>
      </w:r>
      <w:bookmarkEnd w:id="137"/>
      <w:bookmarkEnd w:id="138"/>
    </w:p>
    <w:p w14:paraId="028702F0" w14:textId="5A84826A" w:rsidR="009C4FA5" w:rsidRDefault="00837922" w:rsidP="009C4FA5">
      <w:pPr>
        <w:keepNext/>
        <w:jc w:val="center"/>
      </w:pPr>
      <w:r>
        <w:pict w14:anchorId="50598DB8">
          <v:shape id="_x0000_i1030" type="#_x0000_t75" style="width:141.5pt;height:141.5pt">
            <v:imagedata r:id="rId17" o:title="Prefecture"/>
          </v:shape>
        </w:pict>
      </w:r>
    </w:p>
    <w:p w14:paraId="10885C46" w14:textId="77777777" w:rsidR="004F0A2A" w:rsidRPr="004F0A2A" w:rsidRDefault="009C4FA5" w:rsidP="009C4FA5">
      <w:pPr>
        <w:pStyle w:val="Lgende"/>
        <w:jc w:val="center"/>
      </w:pPr>
      <w:r>
        <w:t xml:space="preserve">Figure </w:t>
      </w:r>
      <w:fldSimple w:instr=" SEQ Figure \* ARABIC ">
        <w:r w:rsidR="007478A9">
          <w:rPr>
            <w:noProof/>
          </w:rPr>
          <w:t>4</w:t>
        </w:r>
      </w:fldSimple>
      <w:r>
        <w:t xml:space="preserve"> : Pr</w:t>
      </w:r>
      <w:r w:rsidR="00053110">
        <w:t>é</w:t>
      </w:r>
      <w:r>
        <w:t>fecture - Terre</w:t>
      </w:r>
    </w:p>
    <w:p w14:paraId="5A48ADEA" w14:textId="77777777" w:rsidR="0012684C" w:rsidRPr="00410F0D" w:rsidRDefault="0012684C" w:rsidP="0012684C">
      <w:pPr>
        <w:pStyle w:val="Titre3"/>
      </w:pPr>
      <w:r w:rsidRPr="0012684C">
        <w:t>Description</w:t>
      </w:r>
    </w:p>
    <w:p w14:paraId="39A96482" w14:textId="3BF1144D" w:rsidR="0012684C" w:rsidRDefault="009A399C" w:rsidP="0012684C">
      <w:r w:rsidRPr="009A399C">
        <w:rPr>
          <w:b/>
          <w:bCs/>
        </w:rPr>
        <w:t>La préfecture</w:t>
      </w:r>
      <w:r w:rsidRPr="009A399C">
        <w:t xml:space="preserve"> est le siège du gouvernement régional, elle a autorité sur une région autour d’elle. Elle peut promulguer des taxes, et ordonner la construction d’infrastructures (routes) sur les cases dont elle a la responsabilité</w:t>
      </w:r>
      <w:r w:rsidR="0012684C">
        <w:t>.</w:t>
      </w:r>
    </w:p>
    <w:p w14:paraId="3281A698" w14:textId="77777777" w:rsidR="0012684C" w:rsidRDefault="0012684C" w:rsidP="0012684C">
      <w:pPr>
        <w:pStyle w:val="Titre3"/>
      </w:pPr>
      <w:r w:rsidRPr="0012684C">
        <w:t>Fonctionnalités</w:t>
      </w:r>
    </w:p>
    <w:p w14:paraId="32E0E71E" w14:textId="77777777" w:rsidR="0012684C" w:rsidRDefault="0012684C" w:rsidP="00067C98">
      <w:pPr>
        <w:pStyle w:val="Paragraphedeliste"/>
        <w:numPr>
          <w:ilvl w:val="0"/>
          <w:numId w:val="15"/>
        </w:numPr>
      </w:pPr>
      <w:r w:rsidRPr="006E2C47">
        <w:rPr>
          <w:b/>
        </w:rPr>
        <w:t>Gestion des voies de transport.</w:t>
      </w:r>
      <w:r>
        <w:t xml:space="preserve"> La préfecture peut ordonner les chantiers de construction des routes et autres voies de transport dans sa zone d’autorité. Les ressources sont prélevées dans les stocks de la ville hébergeant la préfecture.</w:t>
      </w:r>
    </w:p>
    <w:p w14:paraId="790F31D4" w14:textId="77777777" w:rsidR="0012684C" w:rsidRDefault="0012684C" w:rsidP="00067C98">
      <w:pPr>
        <w:pStyle w:val="Paragraphedeliste"/>
        <w:numPr>
          <w:ilvl w:val="0"/>
          <w:numId w:val="15"/>
        </w:numPr>
      </w:pPr>
      <w:r w:rsidRPr="00B67483">
        <w:rPr>
          <w:b/>
        </w:rPr>
        <w:t>Imposition de taxes régionales.</w:t>
      </w:r>
      <w:r>
        <w:t xml:space="preserve"> La préfecture peut lever un impôt. Celui-ci est prélevé sur toutes les opérations bénéficiaires des villes dans sa zone d’autorité. Le taux maximum de cet impôt est fixé par le palais.</w:t>
      </w:r>
      <w:bookmarkStart w:id="139" w:name="_GoBack"/>
      <w:bookmarkEnd w:id="139"/>
    </w:p>
    <w:p w14:paraId="56F77A3D" w14:textId="77777777" w:rsidR="0012684C" w:rsidRDefault="0012684C" w:rsidP="0012684C">
      <w:pPr>
        <w:pStyle w:val="Titre3"/>
      </w:pPr>
      <w:r w:rsidRPr="0012684C">
        <w:t>Niveaux</w:t>
      </w:r>
    </w:p>
    <w:p w14:paraId="6F196979" w14:textId="77777777" w:rsidR="0012684C" w:rsidRDefault="0012684C" w:rsidP="0012684C">
      <w:r>
        <w:t>Augmenter le niveau de la préfecture permet d’augmenter sa zone d’autorité. Celle-ci se mesure en km entre les centres des zones, à partir de la préfecture (case de distance 0). Le tableau suivant donne la distance maximale d’autorité en fonction du niveau.</w:t>
      </w:r>
    </w:p>
    <w:tbl>
      <w:tblPr>
        <w:tblStyle w:val="TableauGrille3-Accentuation110"/>
        <w:tblW w:w="0" w:type="auto"/>
        <w:jc w:val="center"/>
        <w:tblLook w:val="04A0" w:firstRow="1" w:lastRow="0" w:firstColumn="1" w:lastColumn="0" w:noHBand="0" w:noVBand="1"/>
      </w:tblPr>
      <w:tblGrid>
        <w:gridCol w:w="1021"/>
        <w:gridCol w:w="1247"/>
      </w:tblGrid>
      <w:tr w:rsidR="0012684C" w14:paraId="198C1049"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1" w:type="dxa"/>
          </w:tcPr>
          <w:p w14:paraId="3CF035B4" w14:textId="77777777" w:rsidR="0012684C" w:rsidRDefault="0012684C" w:rsidP="0012684C">
            <w:r>
              <w:t>Niveau</w:t>
            </w:r>
          </w:p>
        </w:tc>
        <w:tc>
          <w:tcPr>
            <w:tcW w:w="1247" w:type="dxa"/>
          </w:tcPr>
          <w:p w14:paraId="01B63676"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rPr>
                <w:ins w:id="140" w:author="Thibaut Henin" w:date="2015-02-04T10:10:00Z"/>
              </w:rPr>
            </w:pPr>
            <w:r>
              <w:t>Distance</w:t>
            </w:r>
          </w:p>
          <w:p w14:paraId="6648FFD9" w14:textId="6026B011" w:rsidR="00837922" w:rsidRDefault="00837922" w:rsidP="0012684C">
            <w:pPr>
              <w:cnfStyle w:val="100000000000" w:firstRow="1" w:lastRow="0" w:firstColumn="0" w:lastColumn="0" w:oddVBand="0" w:evenVBand="0" w:oddHBand="0" w:evenHBand="0" w:firstRowFirstColumn="0" w:firstRowLastColumn="0" w:lastRowFirstColumn="0" w:lastRowLastColumn="0"/>
            </w:pPr>
            <w:ins w:id="141" w:author="Thibaut Henin" w:date="2015-02-04T10:10:00Z">
              <w:r>
                <w:t>(cases)</w:t>
              </w:r>
            </w:ins>
          </w:p>
        </w:tc>
      </w:tr>
      <w:tr w:rsidR="0012684C" w14:paraId="2B1CBB80"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tcPr>
          <w:p w14:paraId="2D597BF0" w14:textId="77777777" w:rsidR="0012684C" w:rsidRDefault="0012684C" w:rsidP="0012684C">
            <w:r>
              <w:t>1</w:t>
            </w:r>
          </w:p>
        </w:tc>
        <w:tc>
          <w:tcPr>
            <w:tcW w:w="1247" w:type="dxa"/>
          </w:tcPr>
          <w:p w14:paraId="5CF48199" w14:textId="1CF96D58" w:rsidR="0012684C" w:rsidRDefault="0012684C" w:rsidP="0012684C">
            <w:pPr>
              <w:cnfStyle w:val="000000100000" w:firstRow="0" w:lastRow="0" w:firstColumn="0" w:lastColumn="0" w:oddVBand="0" w:evenVBand="0" w:oddHBand="1" w:evenHBand="0" w:firstRowFirstColumn="0" w:firstRowLastColumn="0" w:lastRowFirstColumn="0" w:lastRowLastColumn="0"/>
            </w:pPr>
            <w:del w:id="142" w:author="Thibaut Henin" w:date="2015-02-04T10:10:00Z">
              <w:r w:rsidDel="00837922">
                <w:delText>10 km</w:delText>
              </w:r>
            </w:del>
            <w:ins w:id="143" w:author="Thibaut Henin" w:date="2015-02-04T10:10:00Z">
              <w:r w:rsidR="00837922">
                <w:t>1</w:t>
              </w:r>
            </w:ins>
          </w:p>
        </w:tc>
      </w:tr>
      <w:tr w:rsidR="0012684C" w14:paraId="1B05502A"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1021" w:type="dxa"/>
          </w:tcPr>
          <w:p w14:paraId="0851ED14" w14:textId="77777777" w:rsidR="0012684C" w:rsidRDefault="0012684C" w:rsidP="0012684C">
            <w:r>
              <w:t>2</w:t>
            </w:r>
          </w:p>
        </w:tc>
        <w:tc>
          <w:tcPr>
            <w:tcW w:w="1247" w:type="dxa"/>
          </w:tcPr>
          <w:p w14:paraId="4A00C7FF" w14:textId="06F68B84" w:rsidR="0012684C" w:rsidRDefault="0012684C" w:rsidP="0012684C">
            <w:pPr>
              <w:cnfStyle w:val="000000000000" w:firstRow="0" w:lastRow="0" w:firstColumn="0" w:lastColumn="0" w:oddVBand="0" w:evenVBand="0" w:oddHBand="0" w:evenHBand="0" w:firstRowFirstColumn="0" w:firstRowLastColumn="0" w:lastRowFirstColumn="0" w:lastRowLastColumn="0"/>
            </w:pPr>
            <w:del w:id="144" w:author="Thibaut Henin" w:date="2015-02-04T10:10:00Z">
              <w:r w:rsidDel="00837922">
                <w:delText>30 km</w:delText>
              </w:r>
            </w:del>
            <w:ins w:id="145" w:author="Thibaut Henin" w:date="2015-02-04T10:10:00Z">
              <w:r w:rsidR="00837922">
                <w:t>2</w:t>
              </w:r>
            </w:ins>
          </w:p>
        </w:tc>
      </w:tr>
      <w:tr w:rsidR="0012684C" w14:paraId="384A065E"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tcPr>
          <w:p w14:paraId="35E11C85" w14:textId="77777777" w:rsidR="0012684C" w:rsidRDefault="0012684C" w:rsidP="0012684C">
            <w:r>
              <w:t>3</w:t>
            </w:r>
          </w:p>
        </w:tc>
        <w:tc>
          <w:tcPr>
            <w:tcW w:w="1247" w:type="dxa"/>
          </w:tcPr>
          <w:p w14:paraId="180FFC2D" w14:textId="7A0A97DF" w:rsidR="0012684C" w:rsidRDefault="0012684C" w:rsidP="0012684C">
            <w:pPr>
              <w:cnfStyle w:val="000000100000" w:firstRow="0" w:lastRow="0" w:firstColumn="0" w:lastColumn="0" w:oddVBand="0" w:evenVBand="0" w:oddHBand="1" w:evenHBand="0" w:firstRowFirstColumn="0" w:firstRowLastColumn="0" w:lastRowFirstColumn="0" w:lastRowLastColumn="0"/>
            </w:pPr>
            <w:del w:id="146" w:author="Thibaut Henin" w:date="2015-02-04T10:10:00Z">
              <w:r w:rsidDel="00837922">
                <w:delText>60 km</w:delText>
              </w:r>
            </w:del>
            <w:ins w:id="147" w:author="Thibaut Henin" w:date="2015-02-04T10:10:00Z">
              <w:r w:rsidR="00837922">
                <w:t>3</w:t>
              </w:r>
            </w:ins>
          </w:p>
        </w:tc>
      </w:tr>
      <w:tr w:rsidR="0012684C" w14:paraId="4ED0BFD6"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1021" w:type="dxa"/>
          </w:tcPr>
          <w:p w14:paraId="0AE30A96" w14:textId="77777777" w:rsidR="0012684C" w:rsidRDefault="0012684C" w:rsidP="0012684C">
            <w:r>
              <w:t>4</w:t>
            </w:r>
          </w:p>
        </w:tc>
        <w:tc>
          <w:tcPr>
            <w:tcW w:w="1247" w:type="dxa"/>
          </w:tcPr>
          <w:p w14:paraId="4319C614" w14:textId="28FEDBFE" w:rsidR="0012684C" w:rsidRDefault="0012684C" w:rsidP="0012684C">
            <w:pPr>
              <w:cnfStyle w:val="000000000000" w:firstRow="0" w:lastRow="0" w:firstColumn="0" w:lastColumn="0" w:oddVBand="0" w:evenVBand="0" w:oddHBand="0" w:evenHBand="0" w:firstRowFirstColumn="0" w:firstRowLastColumn="0" w:lastRowFirstColumn="0" w:lastRowLastColumn="0"/>
            </w:pPr>
            <w:del w:id="148" w:author="Thibaut Henin" w:date="2015-02-04T10:10:00Z">
              <w:r w:rsidDel="00837922">
                <w:delText>100 km</w:delText>
              </w:r>
            </w:del>
            <w:ins w:id="149" w:author="Thibaut Henin" w:date="2015-02-04T10:10:00Z">
              <w:r w:rsidR="00837922">
                <w:t>4</w:t>
              </w:r>
            </w:ins>
          </w:p>
        </w:tc>
      </w:tr>
      <w:tr w:rsidR="0012684C" w14:paraId="1B24D376"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1" w:type="dxa"/>
          </w:tcPr>
          <w:p w14:paraId="395C5507" w14:textId="77777777" w:rsidR="0012684C" w:rsidRDefault="0012684C" w:rsidP="0012684C">
            <w:r>
              <w:t>5</w:t>
            </w:r>
          </w:p>
        </w:tc>
        <w:tc>
          <w:tcPr>
            <w:tcW w:w="1247" w:type="dxa"/>
          </w:tcPr>
          <w:p w14:paraId="2636B0AE" w14:textId="4418AD1E" w:rsidR="0012684C" w:rsidRDefault="0012684C" w:rsidP="0012684C">
            <w:pPr>
              <w:cnfStyle w:val="000000100000" w:firstRow="0" w:lastRow="0" w:firstColumn="0" w:lastColumn="0" w:oddVBand="0" w:evenVBand="0" w:oddHBand="1" w:evenHBand="0" w:firstRowFirstColumn="0" w:firstRowLastColumn="0" w:lastRowFirstColumn="0" w:lastRowLastColumn="0"/>
            </w:pPr>
            <w:del w:id="150" w:author="Thibaut Henin" w:date="2015-02-04T10:10:00Z">
              <w:r w:rsidDel="00837922">
                <w:delText>150 km</w:delText>
              </w:r>
            </w:del>
            <w:ins w:id="151" w:author="Thibaut Henin" w:date="2015-02-04T10:10:00Z">
              <w:r w:rsidR="00837922">
                <w:t>5</w:t>
              </w:r>
            </w:ins>
          </w:p>
        </w:tc>
      </w:tr>
    </w:tbl>
    <w:p w14:paraId="6ED11DF2" w14:textId="77777777" w:rsidR="0012684C" w:rsidRPr="007075DC" w:rsidRDefault="0012684C" w:rsidP="0012684C"/>
    <w:p w14:paraId="6776C313" w14:textId="77777777" w:rsidR="0012684C" w:rsidRDefault="0012684C" w:rsidP="0012684C">
      <w:pPr>
        <w:pStyle w:val="Titre2"/>
      </w:pPr>
      <w:bookmarkStart w:id="152" w:name="_Toc384287127"/>
      <w:bookmarkStart w:id="153" w:name="_Toc384985686"/>
      <w:r w:rsidRPr="0012684C">
        <w:lastRenderedPageBreak/>
        <w:t>Palais</w:t>
      </w:r>
      <w:bookmarkEnd w:id="152"/>
      <w:bookmarkEnd w:id="153"/>
    </w:p>
    <w:p w14:paraId="52269AF9" w14:textId="11488BAD" w:rsidR="009C4FA5" w:rsidRDefault="00837922" w:rsidP="009C4FA5">
      <w:pPr>
        <w:keepNext/>
        <w:jc w:val="center"/>
      </w:pPr>
      <w:r>
        <w:pict w14:anchorId="64600606">
          <v:shape id="_x0000_i1031" type="#_x0000_t75" style="width:142.1pt;height:142.1pt">
            <v:imagedata r:id="rId18" o:title="Palais"/>
          </v:shape>
        </w:pict>
      </w:r>
    </w:p>
    <w:p w14:paraId="2E1431F4" w14:textId="77777777" w:rsidR="004F0A2A" w:rsidRPr="004F0A2A" w:rsidRDefault="009C4FA5" w:rsidP="009C4FA5">
      <w:pPr>
        <w:pStyle w:val="Lgende"/>
        <w:jc w:val="center"/>
      </w:pPr>
      <w:r>
        <w:t xml:space="preserve">Figure </w:t>
      </w:r>
      <w:fldSimple w:instr=" SEQ Figure \* ARABIC ">
        <w:r w:rsidR="007478A9">
          <w:rPr>
            <w:noProof/>
          </w:rPr>
          <w:t>5</w:t>
        </w:r>
      </w:fldSimple>
      <w:r>
        <w:t xml:space="preserve"> : Palais - Terre</w:t>
      </w:r>
    </w:p>
    <w:p w14:paraId="57CD1BE8" w14:textId="77777777" w:rsidR="0012684C" w:rsidRDefault="0012684C" w:rsidP="0012684C">
      <w:pPr>
        <w:pStyle w:val="Titre3"/>
      </w:pPr>
      <w:r w:rsidRPr="0012684C">
        <w:t>Description</w:t>
      </w:r>
    </w:p>
    <w:p w14:paraId="0E77B3B0" w14:textId="671E8435" w:rsidR="0012684C" w:rsidRDefault="001B3D7F" w:rsidP="0012684C">
      <w:r w:rsidRPr="001B3D7F">
        <w:rPr>
          <w:b/>
          <w:bCs/>
        </w:rPr>
        <w:t>Le palais</w:t>
      </w:r>
      <w:r w:rsidRPr="001B3D7F">
        <w:t xml:space="preserve"> est le siège d’un gouvernement </w:t>
      </w:r>
      <w:r w:rsidRPr="001B3D7F">
        <w:rPr>
          <w:i/>
          <w:iCs/>
        </w:rPr>
        <w:t>national</w:t>
      </w:r>
      <w:r w:rsidRPr="001B3D7F">
        <w:t>. Il permet aux villes de s’organiser en état. Le palais a une zone d’influence à l’intérieur de laquelle les villes sont libres de choisir de faire partie ou non de la nation. Le palais permet de proposer des missions à ses citoyens</w:t>
      </w:r>
      <w:r w:rsidR="0012684C">
        <w:t>.</w:t>
      </w:r>
    </w:p>
    <w:p w14:paraId="21351E76" w14:textId="77777777" w:rsidR="0012684C" w:rsidRPr="00B67483" w:rsidRDefault="0012684C" w:rsidP="0012684C">
      <w:r>
        <w:t>La nationalité d’une ville doit être la même que celle de sa préfecture. Le changement de nationalité peut redistribuer les villes au sein des préfectures.</w:t>
      </w:r>
    </w:p>
    <w:p w14:paraId="0DDE5F33" w14:textId="77777777" w:rsidR="0012684C" w:rsidRDefault="0012684C" w:rsidP="0012684C">
      <w:pPr>
        <w:pStyle w:val="Titre3"/>
      </w:pPr>
      <w:r w:rsidRPr="0012684C">
        <w:t>Fonctionnalités</w:t>
      </w:r>
    </w:p>
    <w:p w14:paraId="26F6E233" w14:textId="77777777" w:rsidR="0012684C" w:rsidRDefault="0012684C" w:rsidP="00067C98">
      <w:pPr>
        <w:pStyle w:val="Paragraphedeliste"/>
        <w:numPr>
          <w:ilvl w:val="0"/>
          <w:numId w:val="40"/>
        </w:numPr>
      </w:pPr>
      <w:r w:rsidRPr="00B67483">
        <w:rPr>
          <w:b/>
        </w:rPr>
        <w:t>Fixer les seuils d’impositions régionales.</w:t>
      </w:r>
      <w:r>
        <w:t xml:space="preserve"> La préfecture ne peut fixer d’impôts à un taux supérieur à ce seuil, fixé par le palais.</w:t>
      </w:r>
    </w:p>
    <w:p w14:paraId="68507A9E" w14:textId="77777777" w:rsidR="0012684C" w:rsidRDefault="0012684C" w:rsidP="00067C98">
      <w:pPr>
        <w:pStyle w:val="Paragraphedeliste"/>
        <w:numPr>
          <w:ilvl w:val="0"/>
          <w:numId w:val="40"/>
        </w:numPr>
      </w:pPr>
      <w:r w:rsidRPr="00B67483">
        <w:rPr>
          <w:b/>
        </w:rPr>
        <w:t>Fixer les seuils d’impositions commerciales.</w:t>
      </w:r>
      <w:r>
        <w:t xml:space="preserve"> Les cités ne peuvent fixer des impôts commerciaux (création d’ordre et transactions) supérieures à ces seuils.</w:t>
      </w:r>
    </w:p>
    <w:p w14:paraId="727CF329" w14:textId="77777777" w:rsidR="0012684C" w:rsidRDefault="0012684C" w:rsidP="00067C98">
      <w:pPr>
        <w:pStyle w:val="Paragraphedeliste"/>
        <w:numPr>
          <w:ilvl w:val="0"/>
          <w:numId w:val="40"/>
        </w:numPr>
      </w:pPr>
      <w:r w:rsidRPr="00B67483">
        <w:rPr>
          <w:b/>
        </w:rPr>
        <w:t>Publier des missions.</w:t>
      </w:r>
      <w:r>
        <w:t xml:space="preserve"> Le palais peut publier des missions dans les comptoirs de toutes ses villes.</w:t>
      </w:r>
    </w:p>
    <w:p w14:paraId="3E895E16" w14:textId="77777777" w:rsidR="0012684C" w:rsidRPr="00B67483" w:rsidRDefault="0012684C" w:rsidP="00067C98">
      <w:pPr>
        <w:pStyle w:val="Paragraphedeliste"/>
        <w:numPr>
          <w:ilvl w:val="0"/>
          <w:numId w:val="40"/>
        </w:numPr>
      </w:pPr>
      <w:r w:rsidRPr="00B67483">
        <w:rPr>
          <w:b/>
        </w:rPr>
        <w:t>Fixer les prix des marchandises dans les comptoirs.</w:t>
      </w:r>
      <w:r>
        <w:t xml:space="preserve"> Le palais fixe le prix d’achat/vente des marchandises dans les comptoirs de toutes ses villes. Ces marchandises sont prélevées et mises dans l’entrepôt de la ville du palais.</w:t>
      </w:r>
    </w:p>
    <w:p w14:paraId="36EB44F0" w14:textId="77777777" w:rsidR="0012684C" w:rsidRDefault="0012684C" w:rsidP="0012684C">
      <w:pPr>
        <w:pStyle w:val="Titre3"/>
      </w:pPr>
      <w:r w:rsidRPr="0012684C">
        <w:t>Niveaux</w:t>
      </w:r>
    </w:p>
    <w:p w14:paraId="7AC087F2" w14:textId="77777777" w:rsidR="0012684C" w:rsidRDefault="0012684C" w:rsidP="0012684C">
      <w:r>
        <w:t>Augmenter le niveau du palais permet d’augmenter sa portée.</w:t>
      </w:r>
    </w:p>
    <w:p w14:paraId="472C4A2C" w14:textId="77777777" w:rsidR="00D817F9" w:rsidRDefault="00D817F9" w:rsidP="0012684C"/>
    <w:tbl>
      <w:tblPr>
        <w:tblStyle w:val="TableauGrille3-Accentuation11"/>
        <w:tblW w:w="0" w:type="auto"/>
        <w:jc w:val="center"/>
        <w:tblLook w:val="04A0" w:firstRow="1" w:lastRow="0" w:firstColumn="1" w:lastColumn="0" w:noHBand="0" w:noVBand="1"/>
      </w:tblPr>
      <w:tblGrid>
        <w:gridCol w:w="2303"/>
        <w:gridCol w:w="2303"/>
      </w:tblGrid>
      <w:tr w:rsidR="0012684C" w14:paraId="1FEAC20B" w14:textId="77777777" w:rsidTr="009F72C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03" w:type="dxa"/>
          </w:tcPr>
          <w:p w14:paraId="09264C2F" w14:textId="77777777" w:rsidR="0012684C" w:rsidRDefault="0012684C" w:rsidP="0012684C">
            <w:r>
              <w:t>Niveau</w:t>
            </w:r>
          </w:p>
        </w:tc>
        <w:tc>
          <w:tcPr>
            <w:tcW w:w="2303" w:type="dxa"/>
          </w:tcPr>
          <w:p w14:paraId="1D456485"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Portée</w:t>
            </w:r>
          </w:p>
          <w:p w14:paraId="0A2DF3B3" w14:textId="77777777" w:rsidR="0012684C" w:rsidRPr="00AF4417" w:rsidRDefault="0012684C" w:rsidP="0012684C">
            <w:pPr>
              <w:cnfStyle w:val="100000000000" w:firstRow="1" w:lastRow="0" w:firstColumn="0" w:lastColumn="0" w:oddVBand="0" w:evenVBand="0" w:oddHBand="0" w:evenHBand="0" w:firstRowFirstColumn="0" w:firstRowLastColumn="0" w:lastRowFirstColumn="0" w:lastRowLastColumn="0"/>
            </w:pPr>
            <w:r>
              <w:t>(% de 2 π r)</w:t>
            </w:r>
          </w:p>
        </w:tc>
      </w:tr>
      <w:tr w:rsidR="0012684C" w14:paraId="5B071818" w14:textId="77777777" w:rsidTr="009F7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0C22D353" w14:textId="77777777" w:rsidR="0012684C" w:rsidRDefault="0012684C" w:rsidP="0012684C">
            <w:r>
              <w:t>1</w:t>
            </w:r>
          </w:p>
        </w:tc>
        <w:tc>
          <w:tcPr>
            <w:tcW w:w="2303" w:type="dxa"/>
          </w:tcPr>
          <w:p w14:paraId="2F11DAE4" w14:textId="77777777" w:rsidR="0012684C" w:rsidRDefault="0012684C" w:rsidP="0012684C">
            <w:pPr>
              <w:jc w:val="right"/>
              <w:cnfStyle w:val="000000100000" w:firstRow="0" w:lastRow="0" w:firstColumn="0" w:lastColumn="0" w:oddVBand="0" w:evenVBand="0" w:oddHBand="1" w:evenHBand="0" w:firstRowFirstColumn="0" w:firstRowLastColumn="0" w:lastRowFirstColumn="0" w:lastRowLastColumn="0"/>
            </w:pPr>
            <w:r>
              <w:t>6 %</w:t>
            </w:r>
          </w:p>
        </w:tc>
      </w:tr>
      <w:tr w:rsidR="0012684C" w14:paraId="11581237" w14:textId="77777777" w:rsidTr="009F72CA">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3A34448F" w14:textId="77777777" w:rsidR="0012684C" w:rsidRDefault="0012684C" w:rsidP="0012684C">
            <w:r>
              <w:t>2</w:t>
            </w:r>
          </w:p>
        </w:tc>
        <w:tc>
          <w:tcPr>
            <w:tcW w:w="2303" w:type="dxa"/>
          </w:tcPr>
          <w:p w14:paraId="0236F4C0" w14:textId="77777777" w:rsidR="0012684C" w:rsidRDefault="0012684C" w:rsidP="0012684C">
            <w:pPr>
              <w:jc w:val="right"/>
              <w:cnfStyle w:val="000000000000" w:firstRow="0" w:lastRow="0" w:firstColumn="0" w:lastColumn="0" w:oddVBand="0" w:evenVBand="0" w:oddHBand="0" w:evenHBand="0" w:firstRowFirstColumn="0" w:firstRowLastColumn="0" w:lastRowFirstColumn="0" w:lastRowLastColumn="0"/>
            </w:pPr>
            <w:r>
              <w:t>20 %</w:t>
            </w:r>
          </w:p>
        </w:tc>
      </w:tr>
      <w:tr w:rsidR="0012684C" w14:paraId="7129884C" w14:textId="77777777" w:rsidTr="009F7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7ABF7EC1" w14:textId="77777777" w:rsidR="0012684C" w:rsidRDefault="0012684C" w:rsidP="0012684C">
            <w:r>
              <w:t>3</w:t>
            </w:r>
          </w:p>
        </w:tc>
        <w:tc>
          <w:tcPr>
            <w:tcW w:w="2303" w:type="dxa"/>
          </w:tcPr>
          <w:p w14:paraId="1F6E9A7E" w14:textId="77777777" w:rsidR="0012684C" w:rsidRDefault="0012684C" w:rsidP="0012684C">
            <w:pPr>
              <w:jc w:val="right"/>
              <w:cnfStyle w:val="000000100000" w:firstRow="0" w:lastRow="0" w:firstColumn="0" w:lastColumn="0" w:oddVBand="0" w:evenVBand="0" w:oddHBand="1" w:evenHBand="0" w:firstRowFirstColumn="0" w:firstRowLastColumn="0" w:lastRowFirstColumn="0" w:lastRowLastColumn="0"/>
            </w:pPr>
            <w:r>
              <w:t>40 %</w:t>
            </w:r>
          </w:p>
        </w:tc>
      </w:tr>
      <w:tr w:rsidR="0012684C" w14:paraId="259342B1" w14:textId="77777777" w:rsidTr="009F72CA">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615EB21C" w14:textId="77777777" w:rsidR="0012684C" w:rsidRDefault="0012684C" w:rsidP="0012684C">
            <w:r>
              <w:t>4</w:t>
            </w:r>
          </w:p>
        </w:tc>
        <w:tc>
          <w:tcPr>
            <w:tcW w:w="2303" w:type="dxa"/>
          </w:tcPr>
          <w:p w14:paraId="08E3C899" w14:textId="77777777" w:rsidR="0012684C" w:rsidRDefault="0012684C" w:rsidP="0012684C">
            <w:pPr>
              <w:jc w:val="right"/>
              <w:cnfStyle w:val="000000000000" w:firstRow="0" w:lastRow="0" w:firstColumn="0" w:lastColumn="0" w:oddVBand="0" w:evenVBand="0" w:oddHBand="0" w:evenHBand="0" w:firstRowFirstColumn="0" w:firstRowLastColumn="0" w:lastRowFirstColumn="0" w:lastRowLastColumn="0"/>
            </w:pPr>
            <w:r>
              <w:t>66 %</w:t>
            </w:r>
          </w:p>
        </w:tc>
      </w:tr>
      <w:tr w:rsidR="0012684C" w14:paraId="7627BFA8" w14:textId="77777777" w:rsidTr="009F72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1D72411E" w14:textId="77777777" w:rsidR="0012684C" w:rsidRDefault="0012684C" w:rsidP="0012684C">
            <w:r>
              <w:t>5</w:t>
            </w:r>
          </w:p>
        </w:tc>
        <w:tc>
          <w:tcPr>
            <w:tcW w:w="2303" w:type="dxa"/>
          </w:tcPr>
          <w:p w14:paraId="4338D3F2" w14:textId="77777777" w:rsidR="0012684C" w:rsidRDefault="0012684C" w:rsidP="0012684C">
            <w:pPr>
              <w:jc w:val="right"/>
              <w:cnfStyle w:val="000000100000" w:firstRow="0" w:lastRow="0" w:firstColumn="0" w:lastColumn="0" w:oddVBand="0" w:evenVBand="0" w:oddHBand="1" w:evenHBand="0" w:firstRowFirstColumn="0" w:firstRowLastColumn="0" w:lastRowFirstColumn="0" w:lastRowLastColumn="0"/>
            </w:pPr>
            <w:r>
              <w:t>100 %</w:t>
            </w:r>
          </w:p>
        </w:tc>
      </w:tr>
    </w:tbl>
    <w:p w14:paraId="6DF07A94" w14:textId="77777777" w:rsidR="0012684C" w:rsidRDefault="0012684C" w:rsidP="0012684C">
      <w:pPr>
        <w:pStyle w:val="Titre2"/>
      </w:pPr>
      <w:bookmarkStart w:id="154" w:name="_Toc384985687"/>
      <w:r w:rsidRPr="0012684C">
        <w:lastRenderedPageBreak/>
        <w:t>Comptoir</w:t>
      </w:r>
      <w:bookmarkEnd w:id="154"/>
    </w:p>
    <w:p w14:paraId="3D9B64FF" w14:textId="54E1E91A" w:rsidR="009C4FA5" w:rsidRDefault="00837922" w:rsidP="009C4FA5">
      <w:pPr>
        <w:keepNext/>
        <w:jc w:val="center"/>
      </w:pPr>
      <w:r>
        <w:pict w14:anchorId="5A8A13CE">
          <v:shape id="_x0000_i1032" type="#_x0000_t75" style="width:142.1pt;height:142.1pt">
            <v:imagedata r:id="rId19" o:title="Comptoir"/>
          </v:shape>
        </w:pict>
      </w:r>
    </w:p>
    <w:p w14:paraId="0D7E4D67" w14:textId="77777777" w:rsidR="004F0A2A" w:rsidRPr="004F0A2A" w:rsidRDefault="009C4FA5" w:rsidP="009C4FA5">
      <w:pPr>
        <w:pStyle w:val="Lgende"/>
        <w:jc w:val="center"/>
      </w:pPr>
      <w:r>
        <w:t xml:space="preserve">Figure </w:t>
      </w:r>
      <w:fldSimple w:instr=" SEQ Figure \* ARABIC ">
        <w:r w:rsidR="007478A9">
          <w:rPr>
            <w:noProof/>
          </w:rPr>
          <w:t>6</w:t>
        </w:r>
      </w:fldSimple>
      <w:r>
        <w:t xml:space="preserve"> : Comptoir - Terre</w:t>
      </w:r>
    </w:p>
    <w:p w14:paraId="416C15D3" w14:textId="77777777" w:rsidR="0012684C" w:rsidRDefault="0012684C" w:rsidP="0012684C">
      <w:pPr>
        <w:pStyle w:val="Titre3"/>
      </w:pPr>
      <w:r w:rsidRPr="0012684C">
        <w:t>Description</w:t>
      </w:r>
    </w:p>
    <w:p w14:paraId="6A8E1C56" w14:textId="075F9163" w:rsidR="0012684C" w:rsidRDefault="001B3D7F" w:rsidP="0012684C">
      <w:r w:rsidRPr="001B3D7F">
        <w:rPr>
          <w:b/>
          <w:bCs/>
        </w:rPr>
        <w:t>Le comptoir</w:t>
      </w:r>
      <w:r w:rsidRPr="001B3D7F">
        <w:t xml:space="preserve"> représente une présence de l'état dans la ville. Concrètement, le comptoir permet de commercer avec l'état et avoir accès aux missions qu'il propose</w:t>
      </w:r>
      <w:r w:rsidR="0012684C">
        <w:t>.</w:t>
      </w:r>
    </w:p>
    <w:p w14:paraId="5FB560F3" w14:textId="1B91F564" w:rsidR="00174519" w:rsidRDefault="00174519" w:rsidP="0012684C">
      <w:r>
        <w:t>Les éléments vendables et achetables sont fixés par l’état (ministre de l’extérieur de la capitale ou administrateurs s’il s’agit de la confédération). Le ministre de l’extérieur de la ville hébergeant le comptoir fixe de son côté quels éléments seront disponibles dans son comptoir ainsi que la taxe sur les transactions.</w:t>
      </w:r>
    </w:p>
    <w:p w14:paraId="68E20387" w14:textId="77777777" w:rsidR="0012684C" w:rsidRPr="002E205A" w:rsidRDefault="0012684C" w:rsidP="0012684C">
      <w:pPr>
        <w:pStyle w:val="Titre3"/>
      </w:pPr>
      <w:r w:rsidRPr="0012684C">
        <w:t>Fonctionnalités</w:t>
      </w:r>
    </w:p>
    <w:p w14:paraId="41AE4EA6" w14:textId="77777777" w:rsidR="0012684C" w:rsidRDefault="0012684C" w:rsidP="00067C98">
      <w:pPr>
        <w:pStyle w:val="Paragraphedeliste"/>
        <w:numPr>
          <w:ilvl w:val="0"/>
          <w:numId w:val="16"/>
        </w:numPr>
      </w:pPr>
      <w:r w:rsidRPr="006E2C47">
        <w:rPr>
          <w:b/>
        </w:rPr>
        <w:t>Commerce.</w:t>
      </w:r>
      <w:r>
        <w:t xml:space="preserve"> Il est possible d’acheter ou de vendre des objets avec le palais. Ces opérations sont directes et uniquement avec le palais.</w:t>
      </w:r>
    </w:p>
    <w:p w14:paraId="570C12C4" w14:textId="77777777" w:rsidR="0012684C" w:rsidRPr="0021199B" w:rsidRDefault="0012684C" w:rsidP="00067C98">
      <w:pPr>
        <w:pStyle w:val="Paragraphedeliste"/>
        <w:numPr>
          <w:ilvl w:val="0"/>
          <w:numId w:val="16"/>
        </w:numPr>
      </w:pPr>
      <w:r w:rsidRPr="006E2C47">
        <w:rPr>
          <w:b/>
        </w:rPr>
        <w:t>Missions.</w:t>
      </w:r>
      <w:r>
        <w:t xml:space="preserve"> Le palais propose des missions (sortes de quêtes) qui rapportent des crédits et/ou de la réputation. Le comptoir permet de choisir des missions à effectuer.</w:t>
      </w:r>
    </w:p>
    <w:p w14:paraId="0538C897" w14:textId="77777777" w:rsidR="0012684C" w:rsidRDefault="0012684C" w:rsidP="0012684C">
      <w:pPr>
        <w:pStyle w:val="Titre3"/>
      </w:pPr>
      <w:r w:rsidRPr="0012684C">
        <w:t>Niveaux</w:t>
      </w:r>
    </w:p>
    <w:p w14:paraId="44A889BF" w14:textId="125F1528" w:rsidR="00174519" w:rsidRDefault="0012684C" w:rsidP="0012684C">
      <w:r>
        <w:t xml:space="preserve">Augmenter le niveau du comptoir permet de débloquer des objets commerçables et missions accessibles. </w:t>
      </w:r>
      <w:r w:rsidR="00174519">
        <w:t xml:space="preserve"> Un comptoir ne peut proposer qu’un nombre limité d’éléments commerçables (choisis par le ministre). Le tableau suivant donne les avantages liés au niveau.</w:t>
      </w:r>
    </w:p>
    <w:tbl>
      <w:tblPr>
        <w:tblStyle w:val="TableauGrille3-Accentuation11"/>
        <w:tblW w:w="0" w:type="auto"/>
        <w:jc w:val="center"/>
        <w:tblLook w:val="04A0" w:firstRow="1" w:lastRow="0" w:firstColumn="1" w:lastColumn="0" w:noHBand="0" w:noVBand="1"/>
      </w:tblPr>
      <w:tblGrid>
        <w:gridCol w:w="2303"/>
        <w:gridCol w:w="2303"/>
      </w:tblGrid>
      <w:tr w:rsidR="00174519" w14:paraId="4368051C" w14:textId="77777777" w:rsidTr="008D1C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03" w:type="dxa"/>
          </w:tcPr>
          <w:p w14:paraId="66B640AD" w14:textId="77777777" w:rsidR="00174519" w:rsidRDefault="00174519" w:rsidP="008D1C26">
            <w:r>
              <w:t>Niveau</w:t>
            </w:r>
          </w:p>
        </w:tc>
        <w:tc>
          <w:tcPr>
            <w:tcW w:w="2303" w:type="dxa"/>
          </w:tcPr>
          <w:p w14:paraId="307CEB9F" w14:textId="0FCE124E" w:rsidR="00174519" w:rsidRPr="00AF4417" w:rsidRDefault="00174519" w:rsidP="008D1C26">
            <w:pPr>
              <w:cnfStyle w:val="100000000000" w:firstRow="1" w:lastRow="0" w:firstColumn="0" w:lastColumn="0" w:oddVBand="0" w:evenVBand="0" w:oddHBand="0" w:evenHBand="0" w:firstRowFirstColumn="0" w:firstRowLastColumn="0" w:lastRowFirstColumn="0" w:lastRowLastColumn="0"/>
            </w:pPr>
            <w:r>
              <w:t>Ordres commerciaux</w:t>
            </w:r>
          </w:p>
        </w:tc>
      </w:tr>
      <w:tr w:rsidR="00174519" w14:paraId="422C7655" w14:textId="77777777" w:rsidTr="008D1C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0898CE8E" w14:textId="77777777" w:rsidR="00174519" w:rsidRDefault="00174519" w:rsidP="008D1C26">
            <w:r>
              <w:t>1</w:t>
            </w:r>
          </w:p>
        </w:tc>
        <w:tc>
          <w:tcPr>
            <w:tcW w:w="2303" w:type="dxa"/>
          </w:tcPr>
          <w:p w14:paraId="6938C6B8" w14:textId="0F6DAC98" w:rsidR="00174519" w:rsidRDefault="00174519" w:rsidP="008D1C26">
            <w:pPr>
              <w:jc w:val="right"/>
              <w:cnfStyle w:val="000000100000" w:firstRow="0" w:lastRow="0" w:firstColumn="0" w:lastColumn="0" w:oddVBand="0" w:evenVBand="0" w:oddHBand="1" w:evenHBand="0" w:firstRowFirstColumn="0" w:firstRowLastColumn="0" w:lastRowFirstColumn="0" w:lastRowLastColumn="0"/>
            </w:pPr>
            <w:r>
              <w:t>10</w:t>
            </w:r>
          </w:p>
        </w:tc>
      </w:tr>
      <w:tr w:rsidR="00174519" w14:paraId="7B2053D6" w14:textId="77777777" w:rsidTr="008D1C26">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3EC46D86" w14:textId="77777777" w:rsidR="00174519" w:rsidRDefault="00174519" w:rsidP="008D1C26">
            <w:r>
              <w:t>2</w:t>
            </w:r>
          </w:p>
        </w:tc>
        <w:tc>
          <w:tcPr>
            <w:tcW w:w="2303" w:type="dxa"/>
          </w:tcPr>
          <w:p w14:paraId="10AA94EF" w14:textId="268941F5" w:rsidR="00174519" w:rsidRDefault="00174519" w:rsidP="008D1C26">
            <w:pPr>
              <w:jc w:val="right"/>
              <w:cnfStyle w:val="000000000000" w:firstRow="0" w:lastRow="0" w:firstColumn="0" w:lastColumn="0" w:oddVBand="0" w:evenVBand="0" w:oddHBand="0" w:evenHBand="0" w:firstRowFirstColumn="0" w:firstRowLastColumn="0" w:lastRowFirstColumn="0" w:lastRowLastColumn="0"/>
            </w:pPr>
            <w:r>
              <w:t>30</w:t>
            </w:r>
          </w:p>
        </w:tc>
      </w:tr>
      <w:tr w:rsidR="00174519" w14:paraId="25AA0C55" w14:textId="77777777" w:rsidTr="008D1C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223D2FBB" w14:textId="77777777" w:rsidR="00174519" w:rsidRDefault="00174519" w:rsidP="008D1C26">
            <w:r>
              <w:t>3</w:t>
            </w:r>
          </w:p>
        </w:tc>
        <w:tc>
          <w:tcPr>
            <w:tcW w:w="2303" w:type="dxa"/>
          </w:tcPr>
          <w:p w14:paraId="205CDD7F" w14:textId="56DF61A8" w:rsidR="00174519" w:rsidRDefault="00174519" w:rsidP="00174519">
            <w:pPr>
              <w:jc w:val="right"/>
              <w:cnfStyle w:val="000000100000" w:firstRow="0" w:lastRow="0" w:firstColumn="0" w:lastColumn="0" w:oddVBand="0" w:evenVBand="0" w:oddHBand="1" w:evenHBand="0" w:firstRowFirstColumn="0" w:firstRowLastColumn="0" w:lastRowFirstColumn="0" w:lastRowLastColumn="0"/>
            </w:pPr>
            <w:r>
              <w:t>60</w:t>
            </w:r>
          </w:p>
        </w:tc>
      </w:tr>
      <w:tr w:rsidR="00174519" w14:paraId="63353F8D" w14:textId="77777777" w:rsidTr="008D1C26">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07A7DF64" w14:textId="77777777" w:rsidR="00174519" w:rsidRDefault="00174519" w:rsidP="008D1C26">
            <w:r>
              <w:t>4</w:t>
            </w:r>
          </w:p>
        </w:tc>
        <w:tc>
          <w:tcPr>
            <w:tcW w:w="2303" w:type="dxa"/>
          </w:tcPr>
          <w:p w14:paraId="4E31AFE2" w14:textId="1CE2682D" w:rsidR="00174519" w:rsidRDefault="00174519" w:rsidP="008D1C26">
            <w:pPr>
              <w:jc w:val="right"/>
              <w:cnfStyle w:val="000000000000" w:firstRow="0" w:lastRow="0" w:firstColumn="0" w:lastColumn="0" w:oddVBand="0" w:evenVBand="0" w:oddHBand="0" w:evenHBand="0" w:firstRowFirstColumn="0" w:firstRowLastColumn="0" w:lastRowFirstColumn="0" w:lastRowLastColumn="0"/>
            </w:pPr>
            <w:r>
              <w:t>100</w:t>
            </w:r>
          </w:p>
        </w:tc>
      </w:tr>
      <w:tr w:rsidR="00174519" w14:paraId="04175B7E" w14:textId="77777777" w:rsidTr="008D1C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0CD3E4E2" w14:textId="77777777" w:rsidR="00174519" w:rsidRDefault="00174519" w:rsidP="008D1C26">
            <w:r>
              <w:t>5</w:t>
            </w:r>
          </w:p>
        </w:tc>
        <w:tc>
          <w:tcPr>
            <w:tcW w:w="2303" w:type="dxa"/>
          </w:tcPr>
          <w:p w14:paraId="380071B7" w14:textId="4303A901" w:rsidR="00174519" w:rsidRDefault="00174519" w:rsidP="008D1C26">
            <w:pPr>
              <w:jc w:val="right"/>
              <w:cnfStyle w:val="000000100000" w:firstRow="0" w:lastRow="0" w:firstColumn="0" w:lastColumn="0" w:oddVBand="0" w:evenVBand="0" w:oddHBand="1" w:evenHBand="0" w:firstRowFirstColumn="0" w:firstRowLastColumn="0" w:lastRowFirstColumn="0" w:lastRowLastColumn="0"/>
            </w:pPr>
            <w:r>
              <w:t>150</w:t>
            </w:r>
          </w:p>
        </w:tc>
      </w:tr>
    </w:tbl>
    <w:p w14:paraId="2DBE1737" w14:textId="77777777" w:rsidR="00174519" w:rsidRPr="0078025B" w:rsidRDefault="00174519" w:rsidP="0012684C"/>
    <w:p w14:paraId="73F46B6B" w14:textId="77777777" w:rsidR="0012684C" w:rsidRDefault="0012684C" w:rsidP="0012684C">
      <w:pPr>
        <w:pStyle w:val="Titre1"/>
      </w:pPr>
      <w:bookmarkStart w:id="155" w:name="_Toc384287130"/>
      <w:bookmarkStart w:id="156" w:name="_Toc384985688"/>
      <w:r>
        <w:lastRenderedPageBreak/>
        <w:t>Secteur primaire – ressource</w:t>
      </w:r>
      <w:bookmarkEnd w:id="155"/>
      <w:bookmarkEnd w:id="156"/>
    </w:p>
    <w:p w14:paraId="02C9D1E6" w14:textId="77777777" w:rsidR="0012684C" w:rsidRDefault="0012684C" w:rsidP="0012684C">
      <w:r>
        <w:t>Le secteur primaire regroupe les bâtiments dont le but est d’extraire les matières premières de l’économie sélénite.</w:t>
      </w:r>
    </w:p>
    <w:p w14:paraId="138618EF" w14:textId="77777777" w:rsidR="0012684C" w:rsidRDefault="0012684C" w:rsidP="0012684C">
      <w:r>
        <w:t>Tous les bâtiments suivants fonctionnent sur le même principe. Ce sont des bâtiments du secteur primaire permettant de récolter des ressources naturelles. Chaque bâtiment montre la liste des ressources disponibles et pour chacune, le niveau d’abondance et un lien pour récolter (si le personnage a la compétence associée).</w:t>
      </w:r>
    </w:p>
    <w:p w14:paraId="1A773B08" w14:textId="77777777" w:rsidR="0012684C" w:rsidRDefault="0012684C" w:rsidP="0012684C">
      <w:r>
        <w:t>Le niveau du bâtiment influence l’efficacité des récoltes. Lors de la récolte, on multiplie le coefficient d’abondance, celui de la compétence, et celui du bâtiment. Le tableau suivant montre le coefficient en fonction du niveau :</w:t>
      </w:r>
    </w:p>
    <w:tbl>
      <w:tblPr>
        <w:tblStyle w:val="TableauGrille3-Accentuation110"/>
        <w:tblW w:w="0" w:type="auto"/>
        <w:jc w:val="center"/>
        <w:tblLook w:val="04A0" w:firstRow="1" w:lastRow="0" w:firstColumn="1" w:lastColumn="0" w:noHBand="0" w:noVBand="1"/>
      </w:tblPr>
      <w:tblGrid>
        <w:gridCol w:w="2121"/>
        <w:gridCol w:w="1848"/>
      </w:tblGrid>
      <w:tr w:rsidR="0012684C" w14:paraId="57743A2A"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6B2060D8" w14:textId="77777777" w:rsidR="0012684C" w:rsidRDefault="0012684C" w:rsidP="0012684C">
            <w:r>
              <w:t>Niveau du bâtiment</w:t>
            </w:r>
          </w:p>
        </w:tc>
        <w:tc>
          <w:tcPr>
            <w:tcW w:w="1848" w:type="dxa"/>
          </w:tcPr>
          <w:p w14:paraId="54302E7C"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Coefficient</w:t>
            </w:r>
          </w:p>
        </w:tc>
      </w:tr>
      <w:tr w:rsidR="0012684C" w14:paraId="7C05459E"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20E84569" w14:textId="77777777" w:rsidR="0012684C" w:rsidRDefault="0012684C" w:rsidP="0012684C">
            <w:r>
              <w:t>1</w:t>
            </w:r>
          </w:p>
        </w:tc>
        <w:tc>
          <w:tcPr>
            <w:tcW w:w="1848" w:type="dxa"/>
          </w:tcPr>
          <w:p w14:paraId="09BB930E"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0,2</w:t>
            </w:r>
          </w:p>
        </w:tc>
      </w:tr>
      <w:tr w:rsidR="0012684C" w14:paraId="2D1A1E3A"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14CADD0" w14:textId="77777777" w:rsidR="0012684C" w:rsidRDefault="0012684C" w:rsidP="0012684C">
            <w:r>
              <w:t>2</w:t>
            </w:r>
          </w:p>
        </w:tc>
        <w:tc>
          <w:tcPr>
            <w:tcW w:w="1848" w:type="dxa"/>
          </w:tcPr>
          <w:p w14:paraId="25B508AA"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0,4</w:t>
            </w:r>
          </w:p>
        </w:tc>
      </w:tr>
      <w:tr w:rsidR="0012684C" w14:paraId="74801E1A"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E0660F3" w14:textId="77777777" w:rsidR="0012684C" w:rsidRDefault="0012684C" w:rsidP="0012684C">
            <w:r>
              <w:t>3</w:t>
            </w:r>
          </w:p>
        </w:tc>
        <w:tc>
          <w:tcPr>
            <w:tcW w:w="1848" w:type="dxa"/>
          </w:tcPr>
          <w:p w14:paraId="35C227DD"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0,6</w:t>
            </w:r>
          </w:p>
        </w:tc>
      </w:tr>
      <w:tr w:rsidR="0012684C" w14:paraId="4E88CD96"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20FBCF5" w14:textId="77777777" w:rsidR="0012684C" w:rsidRDefault="0012684C" w:rsidP="0012684C">
            <w:r>
              <w:t>4</w:t>
            </w:r>
          </w:p>
        </w:tc>
        <w:tc>
          <w:tcPr>
            <w:tcW w:w="1848" w:type="dxa"/>
          </w:tcPr>
          <w:p w14:paraId="60D10A66"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0,8</w:t>
            </w:r>
          </w:p>
        </w:tc>
      </w:tr>
      <w:tr w:rsidR="0012684C" w14:paraId="3BFF53AB"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7143C7DC" w14:textId="77777777" w:rsidR="0012684C" w:rsidRDefault="0012684C" w:rsidP="0012684C">
            <w:r>
              <w:t>5</w:t>
            </w:r>
          </w:p>
        </w:tc>
        <w:tc>
          <w:tcPr>
            <w:tcW w:w="1848" w:type="dxa"/>
          </w:tcPr>
          <w:p w14:paraId="505730FE"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w:t>
            </w:r>
          </w:p>
        </w:tc>
      </w:tr>
    </w:tbl>
    <w:p w14:paraId="4D39A754" w14:textId="77777777" w:rsidR="0012684C" w:rsidRDefault="0012684C" w:rsidP="0012684C">
      <w:r>
        <w:t>Le coefficient d’abondance n’est pas constant. Il peut varier en fonction de paramètres divers et ce sont principalement les végétaux qui sont concernés.</w:t>
      </w:r>
    </w:p>
    <w:p w14:paraId="37D5240C" w14:textId="77777777" w:rsidR="0012684C" w:rsidRDefault="0012684C" w:rsidP="00067C98">
      <w:pPr>
        <w:pStyle w:val="Paragraphedeliste"/>
        <w:numPr>
          <w:ilvl w:val="0"/>
          <w:numId w:val="6"/>
        </w:numPr>
      </w:pPr>
      <w:r>
        <w:t>Lorsqu’on récolte des végétaux, ceux-ci sont plus rares, le coefficient diminue</w:t>
      </w:r>
    </w:p>
    <w:p w14:paraId="06D4B4BC" w14:textId="77777777" w:rsidR="0012684C" w:rsidRDefault="0012684C" w:rsidP="00067C98">
      <w:pPr>
        <w:pStyle w:val="Paragraphedeliste"/>
        <w:numPr>
          <w:ilvl w:val="0"/>
          <w:numId w:val="6"/>
        </w:numPr>
      </w:pPr>
      <w:r>
        <w:t>Les végétaux sont suivent une croissance (équation logistique, K = 1) dont l’ampleur dépend du soleil (positive si présent, négative ou nulle si absent)</w:t>
      </w:r>
    </w:p>
    <w:p w14:paraId="292631A4" w14:textId="77777777" w:rsidR="0012684C" w:rsidRDefault="0012684C" w:rsidP="00067C98">
      <w:pPr>
        <w:pStyle w:val="Paragraphedeliste"/>
        <w:numPr>
          <w:ilvl w:val="0"/>
          <w:numId w:val="6"/>
        </w:numPr>
      </w:pPr>
      <w:r>
        <w:t>On peut planter les végétaux (et donc augmenter le coefficient).</w:t>
      </w:r>
    </w:p>
    <w:p w14:paraId="394B33E6" w14:textId="77777777" w:rsidR="0012684C" w:rsidRDefault="0012684C" w:rsidP="0012684C">
      <w:r>
        <w:t>La construction d’un bâtiment permet de déterminer les coefficients. En l’absence de bâtiment, une compétence est disponible pour les estimer. Les personnages peuvent donc parcourir la planète à la recherche des gisements les plus intéressants.</w:t>
      </w:r>
    </w:p>
    <w:p w14:paraId="1512D7CC" w14:textId="77777777" w:rsidR="0012684C" w:rsidRDefault="0012684C" w:rsidP="0012684C">
      <w:pPr>
        <w:pStyle w:val="Titre2"/>
      </w:pPr>
      <w:bookmarkStart w:id="157" w:name="_Toc384287131"/>
      <w:bookmarkStart w:id="158" w:name="_Toc384985689"/>
      <w:r w:rsidRPr="0012684C">
        <w:t>Cabane</w:t>
      </w:r>
      <w:r>
        <w:t xml:space="preserve"> de bucheron</w:t>
      </w:r>
      <w:bookmarkEnd w:id="157"/>
      <w:bookmarkEnd w:id="158"/>
    </w:p>
    <w:p w14:paraId="0EED6D67" w14:textId="77777777" w:rsidR="009C4FA5" w:rsidRDefault="00837922" w:rsidP="009C4FA5">
      <w:pPr>
        <w:keepNext/>
        <w:jc w:val="center"/>
      </w:pPr>
      <w:r>
        <w:pict w14:anchorId="5D8FEB3B">
          <v:shape id="_x0000_i1033" type="#_x0000_t75" style="width:142.1pt;height:142.1pt">
            <v:imagedata r:id="rId20" o:title="Cabane du bucheron"/>
          </v:shape>
        </w:pict>
      </w:r>
    </w:p>
    <w:p w14:paraId="458AB60D" w14:textId="77777777" w:rsidR="009C4FA5" w:rsidRPr="009C4FA5" w:rsidRDefault="009C4FA5" w:rsidP="009C4FA5">
      <w:pPr>
        <w:pStyle w:val="Lgende"/>
        <w:jc w:val="center"/>
      </w:pPr>
      <w:r>
        <w:t xml:space="preserve">Figure </w:t>
      </w:r>
      <w:fldSimple w:instr=" SEQ Figure \* ARABIC ">
        <w:r w:rsidR="007478A9">
          <w:rPr>
            <w:noProof/>
          </w:rPr>
          <w:t>7</w:t>
        </w:r>
      </w:fldSimple>
      <w:r>
        <w:t xml:space="preserve"> : Cabane du bucheron - Terre</w:t>
      </w:r>
    </w:p>
    <w:p w14:paraId="7576DBF3" w14:textId="77777777" w:rsidR="0012684C" w:rsidRDefault="0012684C" w:rsidP="0012684C">
      <w:pPr>
        <w:pStyle w:val="Titre3"/>
      </w:pPr>
      <w:r w:rsidRPr="0012684C">
        <w:lastRenderedPageBreak/>
        <w:t>Description</w:t>
      </w:r>
    </w:p>
    <w:p w14:paraId="6BE0E133" w14:textId="64BB5481" w:rsidR="0012684C" w:rsidRDefault="0012684C" w:rsidP="0012684C">
      <w:r>
        <w:t xml:space="preserve">La cabane de bucheron </w:t>
      </w:r>
      <w:r w:rsidR="001B3D7F" w:rsidRPr="001B3D7F">
        <w:t>est une petite construction permettant aux personnages d'exploiter la forêt environnante pour son bois.</w:t>
      </w:r>
      <w:r>
        <w:t>. Les ressources exploitables sont les sous-espèces de « fungarbo</w:t>
      </w:r>
      <w:r>
        <w:rPr>
          <w:rStyle w:val="Appelnotedebasdep"/>
        </w:rPr>
        <w:footnoteReference w:id="1"/>
      </w:r>
      <w:r>
        <w:t> ».</w:t>
      </w:r>
    </w:p>
    <w:p w14:paraId="2D2C5F55" w14:textId="77777777" w:rsidR="0012684C" w:rsidRDefault="0012684C" w:rsidP="0012684C">
      <w:pPr>
        <w:pStyle w:val="Titre3"/>
      </w:pPr>
      <w:r w:rsidRPr="0012684C">
        <w:t>Fonctionnalités</w:t>
      </w:r>
    </w:p>
    <w:p w14:paraId="1A5218D2" w14:textId="77777777" w:rsidR="0012684C" w:rsidRPr="00410F0D" w:rsidRDefault="0012684C" w:rsidP="00067C98">
      <w:pPr>
        <w:pStyle w:val="Paragraphedeliste"/>
        <w:numPr>
          <w:ilvl w:val="0"/>
          <w:numId w:val="14"/>
        </w:numPr>
      </w:pPr>
      <w:r w:rsidRPr="006E2C47">
        <w:rPr>
          <w:b/>
        </w:rPr>
        <w:t>Gestion forestière.</w:t>
      </w:r>
      <w:r>
        <w:t xml:space="preserve"> Ce bâtiment montre un tableau des différentes ressources exploitables et leur quantité.</w:t>
      </w:r>
    </w:p>
    <w:p w14:paraId="5A8EFB11" w14:textId="77777777" w:rsidR="0012684C" w:rsidRDefault="0012684C" w:rsidP="0012684C">
      <w:pPr>
        <w:pStyle w:val="Titre3"/>
      </w:pPr>
      <w:r w:rsidRPr="0012684C">
        <w:t>Compétences</w:t>
      </w:r>
    </w:p>
    <w:p w14:paraId="3A429FA8" w14:textId="77777777" w:rsidR="0012684C" w:rsidRDefault="0012684C" w:rsidP="0012684C">
      <w:r>
        <w:t>Le bucheron peut couper tous les arbres présents sur la zone (une compétence par espèce). Certaines essences lui fourniront du bois de plus ou moins bonne qualité, d’autres sont inutiles et ne fournissent que la place libre laissée par l’arbre abattu.</w:t>
      </w:r>
    </w:p>
    <w:p w14:paraId="28F3B9C3" w14:textId="77777777" w:rsidR="00D127A1" w:rsidRDefault="00AF6DB7" w:rsidP="00906E93">
      <w:pPr>
        <w:pStyle w:val="Paragraphedeliste"/>
        <w:numPr>
          <w:ilvl w:val="0"/>
          <w:numId w:val="65"/>
        </w:numPr>
      </w:pPr>
      <w:r>
        <w:t>Couper du Bet</w:t>
      </w:r>
    </w:p>
    <w:p w14:paraId="292A3D7E" w14:textId="77777777" w:rsidR="00AF6DB7" w:rsidRDefault="00AF6DB7" w:rsidP="00906E93">
      <w:pPr>
        <w:pStyle w:val="Paragraphedeliste"/>
        <w:numPr>
          <w:ilvl w:val="0"/>
          <w:numId w:val="65"/>
        </w:numPr>
      </w:pPr>
      <w:r>
        <w:t>Couper du Salik</w:t>
      </w:r>
    </w:p>
    <w:p w14:paraId="5485C178" w14:textId="77777777" w:rsidR="00AF6DB7" w:rsidRDefault="00AF6DB7" w:rsidP="00906E93">
      <w:pPr>
        <w:pStyle w:val="Paragraphedeliste"/>
        <w:numPr>
          <w:ilvl w:val="0"/>
          <w:numId w:val="65"/>
        </w:numPr>
      </w:pPr>
      <w:r>
        <w:t>Couper du Kver</w:t>
      </w:r>
    </w:p>
    <w:p w14:paraId="2A5C095D" w14:textId="77777777" w:rsidR="00AF6DB7" w:rsidRDefault="00AF6DB7" w:rsidP="00906E93">
      <w:pPr>
        <w:pStyle w:val="Paragraphedeliste"/>
        <w:numPr>
          <w:ilvl w:val="0"/>
          <w:numId w:val="65"/>
        </w:numPr>
      </w:pPr>
      <w:r>
        <w:t>Couper du Spruc</w:t>
      </w:r>
    </w:p>
    <w:p w14:paraId="27DFF66D" w14:textId="77777777" w:rsidR="00AF6DB7" w:rsidRDefault="00AF6DB7" w:rsidP="00906E93">
      <w:pPr>
        <w:pStyle w:val="Paragraphedeliste"/>
        <w:numPr>
          <w:ilvl w:val="0"/>
          <w:numId w:val="65"/>
        </w:numPr>
      </w:pPr>
      <w:r>
        <w:t>Couper du Larik</w:t>
      </w:r>
    </w:p>
    <w:p w14:paraId="55FD6B91" w14:textId="77777777" w:rsidR="00AF6DB7" w:rsidRDefault="00AF6DB7" w:rsidP="00906E93">
      <w:pPr>
        <w:pStyle w:val="Paragraphedeliste"/>
        <w:numPr>
          <w:ilvl w:val="0"/>
          <w:numId w:val="65"/>
        </w:numPr>
      </w:pPr>
      <w:r>
        <w:t>Couper du Pin</w:t>
      </w:r>
    </w:p>
    <w:p w14:paraId="76148DD0" w14:textId="77777777" w:rsidR="00AF6DB7" w:rsidRDefault="00AF6DB7" w:rsidP="00906E93">
      <w:pPr>
        <w:pStyle w:val="Paragraphedeliste"/>
        <w:numPr>
          <w:ilvl w:val="0"/>
          <w:numId w:val="65"/>
        </w:numPr>
      </w:pPr>
      <w:r>
        <w:t>Couper de l’Abi</w:t>
      </w:r>
    </w:p>
    <w:p w14:paraId="0D91533C" w14:textId="77777777" w:rsidR="00AF6DB7" w:rsidRDefault="00AF6DB7" w:rsidP="00906E93">
      <w:pPr>
        <w:pStyle w:val="Paragraphedeliste"/>
        <w:numPr>
          <w:ilvl w:val="0"/>
          <w:numId w:val="65"/>
        </w:numPr>
      </w:pPr>
      <w:r>
        <w:t>Couper du Bao</w:t>
      </w:r>
    </w:p>
    <w:p w14:paraId="1B32E337" w14:textId="77777777" w:rsidR="00AF6DB7" w:rsidRDefault="00AF6DB7" w:rsidP="00906E93">
      <w:pPr>
        <w:pStyle w:val="Paragraphedeliste"/>
        <w:numPr>
          <w:ilvl w:val="0"/>
          <w:numId w:val="65"/>
        </w:numPr>
      </w:pPr>
      <w:r>
        <w:t>Couper de l’Oli</w:t>
      </w:r>
    </w:p>
    <w:p w14:paraId="58CE6DDF" w14:textId="77777777" w:rsidR="0012684C" w:rsidRDefault="0012684C" w:rsidP="0012684C">
      <w:pPr>
        <w:pStyle w:val="Titre2"/>
      </w:pPr>
      <w:bookmarkStart w:id="159" w:name="_Toc384287132"/>
      <w:bookmarkStart w:id="160" w:name="_Toc384985690"/>
      <w:r w:rsidRPr="0012684C">
        <w:t>Cabane</w:t>
      </w:r>
      <w:r>
        <w:t xml:space="preserve"> de cueilleur</w:t>
      </w:r>
      <w:bookmarkEnd w:id="159"/>
      <w:bookmarkEnd w:id="160"/>
    </w:p>
    <w:p w14:paraId="0259E293" w14:textId="77777777" w:rsidR="009C4FA5" w:rsidRDefault="00837922" w:rsidP="009C4FA5">
      <w:pPr>
        <w:keepNext/>
        <w:jc w:val="center"/>
      </w:pPr>
      <w:r>
        <w:pict w14:anchorId="75402028">
          <v:shape id="_x0000_i1034" type="#_x0000_t75" style="width:142.1pt;height:142.1pt">
            <v:imagedata r:id="rId21" o:title="Cabane du cueilleur"/>
          </v:shape>
        </w:pict>
      </w:r>
    </w:p>
    <w:p w14:paraId="4D55DDB8" w14:textId="77777777" w:rsidR="009C4FA5" w:rsidRPr="009C4FA5" w:rsidRDefault="009C4FA5" w:rsidP="009C4FA5">
      <w:pPr>
        <w:pStyle w:val="Lgende"/>
        <w:jc w:val="center"/>
      </w:pPr>
      <w:r>
        <w:t xml:space="preserve">Figure </w:t>
      </w:r>
      <w:fldSimple w:instr=" SEQ Figure \* ARABIC ">
        <w:r w:rsidR="007478A9">
          <w:rPr>
            <w:noProof/>
          </w:rPr>
          <w:t>8</w:t>
        </w:r>
      </w:fldSimple>
      <w:r>
        <w:t xml:space="preserve"> : Cabane du cueilleur - Terre</w:t>
      </w:r>
    </w:p>
    <w:p w14:paraId="7227BE26" w14:textId="77777777" w:rsidR="0012684C" w:rsidRDefault="0012684C" w:rsidP="0012684C">
      <w:pPr>
        <w:pStyle w:val="Titre3"/>
      </w:pPr>
      <w:r w:rsidRPr="0012684C">
        <w:t>Description</w:t>
      </w:r>
    </w:p>
    <w:p w14:paraId="79B6B4A2" w14:textId="77777777" w:rsidR="0012684C" w:rsidRPr="008A17AC" w:rsidRDefault="0012684C" w:rsidP="0012684C">
      <w:r w:rsidRPr="00A520ED">
        <w:rPr>
          <w:b/>
        </w:rPr>
        <w:t>La cabane du cueilleur</w:t>
      </w:r>
      <w:r>
        <w:t xml:space="preserve"> est une petite construction permettant aux personnages de cueillir les fruits et plantes comestibles dans la zone.</w:t>
      </w:r>
    </w:p>
    <w:p w14:paraId="713C9C5E" w14:textId="77777777" w:rsidR="0012684C" w:rsidRDefault="0012684C" w:rsidP="0012684C">
      <w:pPr>
        <w:pStyle w:val="Titre3"/>
      </w:pPr>
      <w:r w:rsidRPr="0012684C">
        <w:t>Fonctionnalités</w:t>
      </w:r>
    </w:p>
    <w:p w14:paraId="3D47A32E" w14:textId="77777777" w:rsidR="0012684C" w:rsidRPr="008A17AC" w:rsidRDefault="0012684C" w:rsidP="00067C98">
      <w:pPr>
        <w:pStyle w:val="Paragraphedeliste"/>
        <w:numPr>
          <w:ilvl w:val="0"/>
          <w:numId w:val="13"/>
        </w:numPr>
      </w:pPr>
      <w:r w:rsidRPr="006E2C47">
        <w:rPr>
          <w:b/>
        </w:rPr>
        <w:t>Gestion de la flore.</w:t>
      </w:r>
      <w:r>
        <w:t xml:space="preserve"> Ce bâtiment montre un tableau des quantités des différentes ressources disponibles à la cueillette.</w:t>
      </w:r>
    </w:p>
    <w:p w14:paraId="004BFE3F" w14:textId="77777777" w:rsidR="0012684C" w:rsidRDefault="0012684C" w:rsidP="0012684C">
      <w:pPr>
        <w:pStyle w:val="Titre3"/>
      </w:pPr>
      <w:r w:rsidRPr="0012684C">
        <w:t>Compétences</w:t>
      </w:r>
    </w:p>
    <w:p w14:paraId="7E6564E4" w14:textId="77777777" w:rsidR="00AF6DB7" w:rsidRDefault="00AF6DB7" w:rsidP="00906E93">
      <w:r>
        <w:t>Le cueilleur peut exploiter la quasi-totalité de la flore de Luchronia. Les compétences sont disponibles en fonction de la flore présente sur la case (fonction du biome).</w:t>
      </w:r>
    </w:p>
    <w:p w14:paraId="12DC6CE7" w14:textId="77777777" w:rsidR="00AF6DB7" w:rsidRDefault="00AF6DB7" w:rsidP="00906E93">
      <w:pPr>
        <w:pStyle w:val="Titre4"/>
      </w:pPr>
      <w:r>
        <w:lastRenderedPageBreak/>
        <w:t>Les arbres</w:t>
      </w:r>
    </w:p>
    <w:p w14:paraId="2D4A9556" w14:textId="77777777" w:rsidR="00AF6DB7" w:rsidRDefault="00AF6DB7" w:rsidP="00906E93">
      <w:pPr>
        <w:pStyle w:val="Paragraphedeliste"/>
        <w:numPr>
          <w:ilvl w:val="0"/>
          <w:numId w:val="67"/>
        </w:numPr>
      </w:pPr>
      <w:r>
        <w:t>Cueillir du Pin</w:t>
      </w:r>
    </w:p>
    <w:p w14:paraId="214FDFA8" w14:textId="77777777" w:rsidR="00AF6DB7" w:rsidRDefault="00AF6DB7" w:rsidP="00906E93">
      <w:pPr>
        <w:pStyle w:val="Paragraphedeliste"/>
        <w:numPr>
          <w:ilvl w:val="0"/>
          <w:numId w:val="67"/>
        </w:numPr>
      </w:pPr>
      <w:r>
        <w:t>Cueillir de l’Abi</w:t>
      </w:r>
    </w:p>
    <w:p w14:paraId="1043FA97" w14:textId="77777777" w:rsidR="00AF6DB7" w:rsidRDefault="00AF6DB7" w:rsidP="00906E93">
      <w:pPr>
        <w:pStyle w:val="Paragraphedeliste"/>
        <w:numPr>
          <w:ilvl w:val="0"/>
          <w:numId w:val="67"/>
        </w:numPr>
      </w:pPr>
      <w:r>
        <w:t>Cueillir du Bao</w:t>
      </w:r>
    </w:p>
    <w:p w14:paraId="1AF11C12" w14:textId="77777777" w:rsidR="00AF6DB7" w:rsidRDefault="00AF6DB7" w:rsidP="00906E93">
      <w:pPr>
        <w:pStyle w:val="Paragraphedeliste"/>
        <w:numPr>
          <w:ilvl w:val="0"/>
          <w:numId w:val="67"/>
        </w:numPr>
      </w:pPr>
      <w:r>
        <w:t>Cueillir de l’Oli</w:t>
      </w:r>
    </w:p>
    <w:p w14:paraId="2ECE8E45" w14:textId="77777777" w:rsidR="00AF6DB7" w:rsidRDefault="00AF6DB7" w:rsidP="00906E93">
      <w:pPr>
        <w:pStyle w:val="Titre4"/>
      </w:pPr>
      <w:r>
        <w:t>Les herbacées</w:t>
      </w:r>
    </w:p>
    <w:p w14:paraId="4534BB97" w14:textId="77777777" w:rsidR="00AF6DB7" w:rsidRDefault="00AF6DB7" w:rsidP="00906E93">
      <w:pPr>
        <w:pStyle w:val="Paragraphedeliste"/>
        <w:numPr>
          <w:ilvl w:val="0"/>
          <w:numId w:val="68"/>
        </w:numPr>
      </w:pPr>
      <w:r>
        <w:t>Faucher du Jarkilo</w:t>
      </w:r>
    </w:p>
    <w:p w14:paraId="130D777C" w14:textId="77777777" w:rsidR="00AF6DB7" w:rsidRDefault="00AF6DB7" w:rsidP="00906E93">
      <w:pPr>
        <w:pStyle w:val="Paragraphedeliste"/>
        <w:numPr>
          <w:ilvl w:val="0"/>
          <w:numId w:val="68"/>
        </w:numPr>
      </w:pPr>
      <w:r>
        <w:t>Faucher du Gresbo</w:t>
      </w:r>
    </w:p>
    <w:p w14:paraId="06AD8B8B" w14:textId="77777777" w:rsidR="00AF6DB7" w:rsidRDefault="00AF6DB7" w:rsidP="00906E93">
      <w:pPr>
        <w:pStyle w:val="Paragraphedeliste"/>
        <w:numPr>
          <w:ilvl w:val="0"/>
          <w:numId w:val="68"/>
        </w:numPr>
      </w:pPr>
      <w:r>
        <w:t>Faucher de l’Avoro</w:t>
      </w:r>
    </w:p>
    <w:p w14:paraId="4ACF0F83" w14:textId="77777777" w:rsidR="00AF6DB7" w:rsidRDefault="00AF6DB7" w:rsidP="00906E93">
      <w:pPr>
        <w:pStyle w:val="Paragraphedeliste"/>
        <w:numPr>
          <w:ilvl w:val="0"/>
          <w:numId w:val="68"/>
        </w:numPr>
      </w:pPr>
      <w:r>
        <w:t>Couper du Ligio</w:t>
      </w:r>
    </w:p>
    <w:p w14:paraId="04930164" w14:textId="77777777" w:rsidR="00AF6DB7" w:rsidRDefault="00AF6DB7" w:rsidP="00906E93">
      <w:pPr>
        <w:pStyle w:val="Paragraphedeliste"/>
        <w:numPr>
          <w:ilvl w:val="0"/>
          <w:numId w:val="68"/>
        </w:numPr>
      </w:pPr>
      <w:r>
        <w:t>Couper du Flento</w:t>
      </w:r>
    </w:p>
    <w:p w14:paraId="16A902EB" w14:textId="77777777" w:rsidR="00AF6DB7" w:rsidRDefault="00AF6DB7" w:rsidP="00906E93">
      <w:pPr>
        <w:pStyle w:val="Titre4"/>
      </w:pPr>
      <w:r>
        <w:t>Les cryptogames</w:t>
      </w:r>
    </w:p>
    <w:p w14:paraId="6CE19D94" w14:textId="77777777" w:rsidR="00AF6DB7" w:rsidRDefault="00AF6DB7" w:rsidP="00906E93">
      <w:pPr>
        <w:pStyle w:val="Paragraphedeliste"/>
        <w:numPr>
          <w:ilvl w:val="0"/>
          <w:numId w:val="69"/>
        </w:numPr>
      </w:pPr>
      <w:r>
        <w:t>Cueillir du Lichoj</w:t>
      </w:r>
    </w:p>
    <w:p w14:paraId="2667170D" w14:textId="77777777" w:rsidR="00AF6DB7" w:rsidRDefault="00AF6DB7" w:rsidP="00906E93">
      <w:pPr>
        <w:pStyle w:val="Paragraphedeliste"/>
        <w:numPr>
          <w:ilvl w:val="0"/>
          <w:numId w:val="69"/>
        </w:numPr>
      </w:pPr>
      <w:r>
        <w:t>Cueillir du Somo</w:t>
      </w:r>
    </w:p>
    <w:p w14:paraId="5BEC10EF" w14:textId="77777777" w:rsidR="00AF6DB7" w:rsidRDefault="00AF6DB7" w:rsidP="00906E93">
      <w:pPr>
        <w:pStyle w:val="Paragraphedeliste"/>
        <w:numPr>
          <w:ilvl w:val="0"/>
          <w:numId w:val="69"/>
        </w:numPr>
      </w:pPr>
      <w:r>
        <w:t>Cueillir du Fiko</w:t>
      </w:r>
    </w:p>
    <w:p w14:paraId="0A52780B" w14:textId="77777777" w:rsidR="00AF6DB7" w:rsidRDefault="00AF6DB7" w:rsidP="00906E93">
      <w:pPr>
        <w:pStyle w:val="Titre4"/>
      </w:pPr>
      <w:r>
        <w:t>Les arbustes</w:t>
      </w:r>
    </w:p>
    <w:p w14:paraId="18D401F5" w14:textId="77777777" w:rsidR="00AF6DB7" w:rsidRDefault="00AF6DB7" w:rsidP="00906E93">
      <w:pPr>
        <w:pStyle w:val="Paragraphedeliste"/>
        <w:numPr>
          <w:ilvl w:val="0"/>
          <w:numId w:val="69"/>
        </w:numPr>
      </w:pPr>
      <w:r>
        <w:t>Cueillir du Bero</w:t>
      </w:r>
    </w:p>
    <w:p w14:paraId="185BE42E" w14:textId="77777777" w:rsidR="00AF6DB7" w:rsidRDefault="00AF6DB7" w:rsidP="00906E93">
      <w:pPr>
        <w:pStyle w:val="Paragraphedeliste"/>
        <w:numPr>
          <w:ilvl w:val="0"/>
          <w:numId w:val="69"/>
        </w:numPr>
      </w:pPr>
      <w:r>
        <w:t>Cueillir du Thorno</w:t>
      </w:r>
    </w:p>
    <w:p w14:paraId="184D79D4" w14:textId="77777777" w:rsidR="00AF6DB7" w:rsidRDefault="00AF6DB7" w:rsidP="00906E93">
      <w:pPr>
        <w:pStyle w:val="Paragraphedeliste"/>
        <w:numPr>
          <w:ilvl w:val="0"/>
          <w:numId w:val="69"/>
        </w:numPr>
      </w:pPr>
      <w:r>
        <w:t>Couper du Bailo</w:t>
      </w:r>
    </w:p>
    <w:p w14:paraId="6F476792" w14:textId="77777777" w:rsidR="00AF6DB7" w:rsidRDefault="00AF6DB7" w:rsidP="00906E93">
      <w:pPr>
        <w:pStyle w:val="Paragraphedeliste"/>
        <w:numPr>
          <w:ilvl w:val="0"/>
          <w:numId w:val="69"/>
        </w:numPr>
      </w:pPr>
      <w:r>
        <w:t>Couper de l’Eiko</w:t>
      </w:r>
    </w:p>
    <w:p w14:paraId="215D36AA" w14:textId="77777777" w:rsidR="00AF6DB7" w:rsidRDefault="00AF6DB7" w:rsidP="00906E93">
      <w:pPr>
        <w:pStyle w:val="Paragraphedeliste"/>
        <w:numPr>
          <w:ilvl w:val="0"/>
          <w:numId w:val="69"/>
        </w:numPr>
      </w:pPr>
      <w:r>
        <w:t>Coupe du Bono</w:t>
      </w:r>
    </w:p>
    <w:p w14:paraId="1006DD85" w14:textId="77777777" w:rsidR="00AF6DB7" w:rsidRDefault="00AF6DB7" w:rsidP="00906E93">
      <w:pPr>
        <w:pStyle w:val="Paragraphedeliste"/>
        <w:numPr>
          <w:ilvl w:val="0"/>
          <w:numId w:val="69"/>
        </w:numPr>
      </w:pPr>
      <w:r>
        <w:t>Couper du Lavo</w:t>
      </w:r>
    </w:p>
    <w:p w14:paraId="726CEEE9" w14:textId="77777777" w:rsidR="00AF6DB7" w:rsidRDefault="00AF6DB7" w:rsidP="00906E93">
      <w:pPr>
        <w:pStyle w:val="Titre4"/>
      </w:pPr>
      <w:r>
        <w:t>Les légumineuses</w:t>
      </w:r>
    </w:p>
    <w:p w14:paraId="5816584E" w14:textId="77777777" w:rsidR="00AF6DB7" w:rsidRDefault="00AF6DB7" w:rsidP="00906E93">
      <w:pPr>
        <w:pStyle w:val="Paragraphedeliste"/>
        <w:numPr>
          <w:ilvl w:val="0"/>
          <w:numId w:val="70"/>
        </w:numPr>
      </w:pPr>
      <w:r>
        <w:t>Cueillir de l’Arido</w:t>
      </w:r>
    </w:p>
    <w:p w14:paraId="6C468552" w14:textId="77777777" w:rsidR="00AF6DB7" w:rsidRDefault="00AF6DB7" w:rsidP="00906E93">
      <w:pPr>
        <w:pStyle w:val="Paragraphedeliste"/>
        <w:numPr>
          <w:ilvl w:val="0"/>
          <w:numId w:val="70"/>
        </w:numPr>
      </w:pPr>
      <w:r>
        <w:t>Cueillir du Beano</w:t>
      </w:r>
    </w:p>
    <w:p w14:paraId="68758496" w14:textId="77777777" w:rsidR="00AF6DB7" w:rsidRDefault="00AF6DB7" w:rsidP="00906E93">
      <w:pPr>
        <w:pStyle w:val="Titre4"/>
      </w:pPr>
      <w:r>
        <w:t>Les plantes grasses</w:t>
      </w:r>
    </w:p>
    <w:p w14:paraId="7F6C5A9C" w14:textId="77777777" w:rsidR="00AF6DB7" w:rsidRDefault="00AF6DB7" w:rsidP="00906E93">
      <w:pPr>
        <w:pStyle w:val="Paragraphedeliste"/>
        <w:numPr>
          <w:ilvl w:val="0"/>
          <w:numId w:val="71"/>
        </w:numPr>
      </w:pPr>
      <w:r>
        <w:t>Couper du Pakto</w:t>
      </w:r>
    </w:p>
    <w:p w14:paraId="7ADD16FE" w14:textId="77777777" w:rsidR="00AF6DB7" w:rsidRDefault="00AF6DB7" w:rsidP="00906E93">
      <w:pPr>
        <w:pStyle w:val="Paragraphedeliste"/>
        <w:numPr>
          <w:ilvl w:val="0"/>
          <w:numId w:val="71"/>
        </w:numPr>
      </w:pPr>
      <w:r>
        <w:t>Couper de l’Aloe</w:t>
      </w:r>
    </w:p>
    <w:p w14:paraId="0EC80616" w14:textId="77777777" w:rsidR="00AF6DB7" w:rsidRDefault="00AF6DB7" w:rsidP="00906E93">
      <w:pPr>
        <w:pStyle w:val="Paragraphedeliste"/>
        <w:numPr>
          <w:ilvl w:val="0"/>
          <w:numId w:val="71"/>
        </w:numPr>
      </w:pPr>
      <w:r>
        <w:t>Couper du Bromelio</w:t>
      </w:r>
    </w:p>
    <w:p w14:paraId="2A9E3E8E" w14:textId="77777777" w:rsidR="00AF6DB7" w:rsidRDefault="00AF6DB7" w:rsidP="00906E93">
      <w:pPr>
        <w:pStyle w:val="Paragraphedeliste"/>
        <w:numPr>
          <w:ilvl w:val="0"/>
          <w:numId w:val="71"/>
        </w:numPr>
      </w:pPr>
      <w:r>
        <w:t>Couper du Squo</w:t>
      </w:r>
    </w:p>
    <w:p w14:paraId="13D288C8" w14:textId="77777777" w:rsidR="00AF6DB7" w:rsidRDefault="00AF6DB7" w:rsidP="00906E93">
      <w:pPr>
        <w:pStyle w:val="Paragraphedeliste"/>
        <w:numPr>
          <w:ilvl w:val="0"/>
          <w:numId w:val="71"/>
        </w:numPr>
      </w:pPr>
      <w:r>
        <w:t>Cueillir de l’Echevo</w:t>
      </w:r>
    </w:p>
    <w:p w14:paraId="0ED6272B" w14:textId="77777777" w:rsidR="00AF6DB7" w:rsidRPr="009E5B6D" w:rsidRDefault="00AF6DB7" w:rsidP="00906E93">
      <w:pPr>
        <w:pStyle w:val="Paragraphedeliste"/>
        <w:numPr>
          <w:ilvl w:val="0"/>
          <w:numId w:val="71"/>
        </w:numPr>
      </w:pPr>
      <w:r>
        <w:t>Cueillir du Fangsorxo</w:t>
      </w:r>
    </w:p>
    <w:p w14:paraId="55D3C3C4" w14:textId="77777777" w:rsidR="0012684C" w:rsidRDefault="0012684C" w:rsidP="0012684C">
      <w:pPr>
        <w:pStyle w:val="Titre2"/>
      </w:pPr>
      <w:bookmarkStart w:id="161" w:name="_Toc384287133"/>
      <w:bookmarkStart w:id="162" w:name="_Toc384985691"/>
      <w:r w:rsidRPr="0012684C">
        <w:t>Carrière</w:t>
      </w:r>
      <w:bookmarkEnd w:id="161"/>
      <w:bookmarkEnd w:id="162"/>
    </w:p>
    <w:p w14:paraId="380A1C2E" w14:textId="77777777" w:rsidR="009C4FA5" w:rsidRDefault="00837922" w:rsidP="009C4FA5">
      <w:pPr>
        <w:keepNext/>
        <w:jc w:val="center"/>
      </w:pPr>
      <w:r>
        <w:pict w14:anchorId="381E83AF">
          <v:shape id="_x0000_i1035" type="#_x0000_t75" style="width:140.85pt;height:140.85pt">
            <v:imagedata r:id="rId22" o:title="Carriere"/>
          </v:shape>
        </w:pict>
      </w:r>
    </w:p>
    <w:p w14:paraId="76E7F2B7" w14:textId="77777777" w:rsidR="009C4FA5" w:rsidRPr="009C4FA5" w:rsidRDefault="009C4FA5" w:rsidP="009C4FA5">
      <w:pPr>
        <w:pStyle w:val="Lgende"/>
        <w:jc w:val="center"/>
      </w:pPr>
      <w:r>
        <w:t xml:space="preserve">Figure </w:t>
      </w:r>
      <w:fldSimple w:instr=" SEQ Figure \* ARABIC ">
        <w:r w:rsidR="007478A9">
          <w:rPr>
            <w:noProof/>
          </w:rPr>
          <w:t>9</w:t>
        </w:r>
      </w:fldSimple>
      <w:r>
        <w:t xml:space="preserve"> : Carrière - Terre</w:t>
      </w:r>
    </w:p>
    <w:p w14:paraId="3B5746CC" w14:textId="77777777" w:rsidR="0012684C" w:rsidRDefault="0012684C" w:rsidP="0012684C">
      <w:pPr>
        <w:pStyle w:val="Titre3"/>
      </w:pPr>
      <w:r w:rsidRPr="0012684C">
        <w:lastRenderedPageBreak/>
        <w:t>Description</w:t>
      </w:r>
    </w:p>
    <w:p w14:paraId="1E43E4BE" w14:textId="77777777" w:rsidR="0012684C" w:rsidRPr="00A0635E" w:rsidRDefault="0012684C" w:rsidP="0012684C">
      <w:r w:rsidRPr="00A520ED">
        <w:rPr>
          <w:b/>
        </w:rPr>
        <w:t xml:space="preserve">La carrière </w:t>
      </w:r>
      <w:r>
        <w:t>est une zone d’où sont extraits certains matériaux de construction comme la pierre, le sable et l’argile. Certains seront directement utilisables, d’autres non.</w:t>
      </w:r>
    </w:p>
    <w:p w14:paraId="2DAAFE54" w14:textId="77777777" w:rsidR="0012684C" w:rsidRDefault="0012684C" w:rsidP="0012684C">
      <w:pPr>
        <w:pStyle w:val="Titre3"/>
      </w:pPr>
      <w:r w:rsidRPr="0012684C">
        <w:t>Fonctionnalités</w:t>
      </w:r>
    </w:p>
    <w:p w14:paraId="13EBA3ED" w14:textId="77777777" w:rsidR="0012684C" w:rsidRPr="00A0635E" w:rsidRDefault="0012684C" w:rsidP="00067C98">
      <w:pPr>
        <w:pStyle w:val="Paragraphedeliste"/>
        <w:numPr>
          <w:ilvl w:val="0"/>
          <w:numId w:val="11"/>
        </w:numPr>
      </w:pPr>
      <w:r w:rsidRPr="006E2C47">
        <w:rPr>
          <w:b/>
        </w:rPr>
        <w:t>Gestion des ressources.</w:t>
      </w:r>
      <w:r>
        <w:t xml:space="preserve"> La carrière montre un tableau avec la liste des ressources qui peuvent y être extraites.</w:t>
      </w:r>
    </w:p>
    <w:p w14:paraId="51FC728B" w14:textId="77777777" w:rsidR="0012684C" w:rsidRDefault="0012684C" w:rsidP="0012684C">
      <w:pPr>
        <w:pStyle w:val="Titre3"/>
      </w:pPr>
      <w:r w:rsidRPr="0012684C">
        <w:t>Compétences</w:t>
      </w:r>
    </w:p>
    <w:p w14:paraId="5CC32838" w14:textId="77777777" w:rsidR="00AF6DB7" w:rsidRDefault="00AF6DB7" w:rsidP="00906E93">
      <w:pPr>
        <w:pStyle w:val="Paragraphedeliste"/>
        <w:numPr>
          <w:ilvl w:val="0"/>
          <w:numId w:val="72"/>
        </w:numPr>
      </w:pPr>
      <w:r>
        <w:t>Extraire du sable</w:t>
      </w:r>
    </w:p>
    <w:p w14:paraId="45EAD17F" w14:textId="77777777" w:rsidR="00AF6DB7" w:rsidRDefault="00AF6DB7" w:rsidP="00906E93">
      <w:pPr>
        <w:pStyle w:val="Paragraphedeliste"/>
        <w:numPr>
          <w:ilvl w:val="0"/>
          <w:numId w:val="72"/>
        </w:numPr>
      </w:pPr>
      <w:r>
        <w:t>Extraire de l’argile</w:t>
      </w:r>
    </w:p>
    <w:p w14:paraId="5C73D737" w14:textId="77777777" w:rsidR="00AF6DB7" w:rsidRPr="009E5B6D" w:rsidRDefault="00AF6DB7" w:rsidP="00906E93">
      <w:pPr>
        <w:pStyle w:val="Paragraphedeliste"/>
        <w:numPr>
          <w:ilvl w:val="0"/>
          <w:numId w:val="72"/>
        </w:numPr>
      </w:pPr>
      <w:r>
        <w:t>Extraire du calcaire</w:t>
      </w:r>
    </w:p>
    <w:p w14:paraId="4CDE873B" w14:textId="77777777" w:rsidR="0012684C" w:rsidRDefault="0012684C" w:rsidP="0012684C">
      <w:pPr>
        <w:pStyle w:val="Titre2"/>
      </w:pPr>
      <w:bookmarkStart w:id="163" w:name="_Toc384287135"/>
      <w:bookmarkStart w:id="164" w:name="_Toc384985693"/>
      <w:r w:rsidRPr="0012684C">
        <w:t>Mine</w:t>
      </w:r>
      <w:bookmarkEnd w:id="163"/>
      <w:bookmarkEnd w:id="164"/>
    </w:p>
    <w:p w14:paraId="0FF6BAEE" w14:textId="28A11821" w:rsidR="009C4FA5" w:rsidRDefault="00837922" w:rsidP="009C4FA5">
      <w:pPr>
        <w:keepNext/>
        <w:jc w:val="center"/>
      </w:pPr>
      <w:r>
        <w:pict w14:anchorId="687FD173">
          <v:shape id="_x0000_i1036" type="#_x0000_t75" style="width:142.1pt;height:142.1pt">
            <v:imagedata r:id="rId23" o:title="Mine"/>
          </v:shape>
        </w:pict>
      </w:r>
    </w:p>
    <w:p w14:paraId="076DE8E6" w14:textId="77777777" w:rsidR="009C4FA5" w:rsidRPr="009C4FA5" w:rsidRDefault="009C4FA5" w:rsidP="009C4FA5">
      <w:pPr>
        <w:pStyle w:val="Lgende"/>
        <w:jc w:val="center"/>
      </w:pPr>
      <w:r>
        <w:t xml:space="preserve">Figure </w:t>
      </w:r>
      <w:fldSimple w:instr=" SEQ Figure \* ARABIC ">
        <w:r w:rsidR="007478A9">
          <w:rPr>
            <w:noProof/>
          </w:rPr>
          <w:t>10</w:t>
        </w:r>
      </w:fldSimple>
      <w:r>
        <w:t xml:space="preserve"> : Mine - Terre</w:t>
      </w:r>
    </w:p>
    <w:p w14:paraId="1E8C6805" w14:textId="77777777" w:rsidR="0012684C" w:rsidRDefault="0012684C" w:rsidP="0012684C">
      <w:pPr>
        <w:pStyle w:val="Titre3"/>
      </w:pPr>
      <w:r w:rsidRPr="0012684C">
        <w:t>Description</w:t>
      </w:r>
    </w:p>
    <w:p w14:paraId="0B7F3E98" w14:textId="77777777" w:rsidR="0012684C" w:rsidRDefault="0012684C" w:rsidP="0012684C">
      <w:r>
        <w:t>La mine permet d’exploiter le sous-sol de la ville pour y récolter divers minerais ou autre composés d’importance (charbon, diamants, sel, …). La mine permet de récolter les ressources suivantes :</w:t>
      </w:r>
    </w:p>
    <w:p w14:paraId="2B90F83B" w14:textId="77777777" w:rsidR="0012684C" w:rsidRDefault="0012684C" w:rsidP="00067C98">
      <w:pPr>
        <w:pStyle w:val="Paragraphedeliste"/>
        <w:numPr>
          <w:ilvl w:val="0"/>
          <w:numId w:val="7"/>
        </w:numPr>
      </w:pPr>
      <w:r w:rsidRPr="006E2C47">
        <w:rPr>
          <w:b/>
        </w:rPr>
        <w:t>Houille,</w:t>
      </w:r>
      <w:r>
        <w:t xml:space="preserve"> sert de combustible en remplacement du charbon de bois ;</w:t>
      </w:r>
    </w:p>
    <w:p w14:paraId="738FACF2" w14:textId="77777777" w:rsidR="0012684C" w:rsidRDefault="0012684C" w:rsidP="00067C98">
      <w:pPr>
        <w:pStyle w:val="Paragraphedeliste"/>
        <w:numPr>
          <w:ilvl w:val="0"/>
          <w:numId w:val="7"/>
        </w:numPr>
      </w:pPr>
      <w:r w:rsidRPr="006E2C47">
        <w:rPr>
          <w:b/>
        </w:rPr>
        <w:t>Minerais de fer,</w:t>
      </w:r>
      <w:r>
        <w:t xml:space="preserve"> qui doit être traité pour en extraire de la fonte ou de l’acier.</w:t>
      </w:r>
    </w:p>
    <w:p w14:paraId="69EAC4FC" w14:textId="77777777" w:rsidR="0012684C" w:rsidRDefault="0012684C" w:rsidP="0012684C">
      <w:pPr>
        <w:pStyle w:val="Titre3"/>
      </w:pPr>
      <w:r w:rsidRPr="0012684C">
        <w:t>Fonctionnalités</w:t>
      </w:r>
    </w:p>
    <w:p w14:paraId="6E93E829" w14:textId="77777777" w:rsidR="0012684C" w:rsidRPr="00175942" w:rsidRDefault="0012684C" w:rsidP="00067C98">
      <w:pPr>
        <w:pStyle w:val="Paragraphedeliste"/>
        <w:numPr>
          <w:ilvl w:val="0"/>
          <w:numId w:val="8"/>
        </w:numPr>
      </w:pPr>
      <w:r w:rsidRPr="006E2C47">
        <w:rPr>
          <w:b/>
        </w:rPr>
        <w:t>Gestion des ressources.</w:t>
      </w:r>
      <w:r>
        <w:t xml:space="preserve"> Un tableau avec la liste des ressources qui peuvent être exploitées et le niveau d’abondance.</w:t>
      </w:r>
    </w:p>
    <w:p w14:paraId="3B3E6D52" w14:textId="77777777" w:rsidR="0012684C" w:rsidRDefault="0012684C" w:rsidP="0012684C">
      <w:pPr>
        <w:pStyle w:val="Titre3"/>
      </w:pPr>
      <w:r w:rsidRPr="0012684C">
        <w:t>Compétences</w:t>
      </w:r>
    </w:p>
    <w:p w14:paraId="64F4C984" w14:textId="77777777" w:rsidR="009E5B6D" w:rsidRDefault="009E5B6D" w:rsidP="009E5B6D">
      <w:pPr>
        <w:pStyle w:val="Paragraphedeliste"/>
        <w:numPr>
          <w:ilvl w:val="0"/>
          <w:numId w:val="77"/>
        </w:numPr>
      </w:pPr>
      <w:r>
        <w:t>Extraire de la houille</w:t>
      </w:r>
    </w:p>
    <w:p w14:paraId="1DE3A7EB" w14:textId="77777777" w:rsidR="0012684C" w:rsidRDefault="009E5B6D" w:rsidP="009E5B6D">
      <w:pPr>
        <w:pStyle w:val="Paragraphedeliste"/>
        <w:numPr>
          <w:ilvl w:val="0"/>
          <w:numId w:val="77"/>
        </w:numPr>
      </w:pPr>
      <w:r>
        <w:t>Extraire du minerai de fer</w:t>
      </w:r>
    </w:p>
    <w:p w14:paraId="26F16059" w14:textId="404E032A" w:rsidR="0068602F" w:rsidRDefault="0068602F" w:rsidP="00D423F1">
      <w:pPr>
        <w:pStyle w:val="Titre2"/>
      </w:pPr>
      <w:r>
        <w:lastRenderedPageBreak/>
        <w:t>Puits</w:t>
      </w:r>
    </w:p>
    <w:p w14:paraId="43672C72" w14:textId="77777777" w:rsidR="009C4C8F" w:rsidRDefault="00837922" w:rsidP="009C4C8F">
      <w:pPr>
        <w:keepNext/>
        <w:jc w:val="center"/>
      </w:pPr>
      <w:r>
        <w:pict w14:anchorId="347B7378">
          <v:shape id="_x0000_i1037" type="#_x0000_t75" style="width:142.1pt;height:142.1pt">
            <v:imagedata r:id="rId24" o:title="Puits"/>
          </v:shape>
        </w:pict>
      </w:r>
    </w:p>
    <w:p w14:paraId="584C398A" w14:textId="73131E9E" w:rsidR="009C4C8F" w:rsidRPr="009C4C8F" w:rsidRDefault="009C4C8F" w:rsidP="009C4C8F">
      <w:pPr>
        <w:pStyle w:val="Lgende"/>
        <w:jc w:val="center"/>
      </w:pPr>
      <w:r>
        <w:t xml:space="preserve">Figure </w:t>
      </w:r>
      <w:fldSimple w:instr=" SEQ Figure \* ARABIC ">
        <w:r w:rsidR="007478A9">
          <w:rPr>
            <w:noProof/>
          </w:rPr>
          <w:t>11</w:t>
        </w:r>
      </w:fldSimple>
      <w:r>
        <w:t xml:space="preserve"> : Puits - Terre</w:t>
      </w:r>
    </w:p>
    <w:p w14:paraId="115CCDD5" w14:textId="568BC961" w:rsidR="0068602F" w:rsidRDefault="0068602F" w:rsidP="00D423F1">
      <w:pPr>
        <w:pStyle w:val="Titre3"/>
      </w:pPr>
      <w:r>
        <w:t>Description</w:t>
      </w:r>
    </w:p>
    <w:p w14:paraId="0BDC4936" w14:textId="01A5C2D1" w:rsidR="0068602F" w:rsidRPr="0068602F" w:rsidRDefault="0068602F" w:rsidP="00D423F1">
      <w:r>
        <w:t>Les puits permettent de puiser l’eau du sol</w:t>
      </w:r>
      <w:r w:rsidR="001B3D7F">
        <w:t xml:space="preserve"> de la ville</w:t>
      </w:r>
      <w:r>
        <w:t>.</w:t>
      </w:r>
    </w:p>
    <w:p w14:paraId="4BB96DC5" w14:textId="74117844" w:rsidR="0068602F" w:rsidRDefault="0068602F" w:rsidP="00D423F1">
      <w:pPr>
        <w:pStyle w:val="Titre3"/>
      </w:pPr>
      <w:r>
        <w:t>Compétences</w:t>
      </w:r>
    </w:p>
    <w:p w14:paraId="420B7E16" w14:textId="607B946A" w:rsidR="0068602F" w:rsidRPr="0068602F" w:rsidRDefault="0068602F">
      <w:pPr>
        <w:pStyle w:val="Paragraphedeliste"/>
        <w:numPr>
          <w:ilvl w:val="0"/>
          <w:numId w:val="77"/>
        </w:numPr>
      </w:pPr>
      <w:r>
        <w:t>Puiser l’eau.</w:t>
      </w:r>
    </w:p>
    <w:p w14:paraId="41ADA97A" w14:textId="77777777" w:rsidR="00AF6DB7" w:rsidRDefault="00AF6DB7" w:rsidP="00AF6DB7">
      <w:pPr>
        <w:pStyle w:val="Titre2"/>
      </w:pPr>
      <w:bookmarkStart w:id="165" w:name="_Toc384287136"/>
      <w:bookmarkStart w:id="166" w:name="_Toc384985694"/>
      <w:r w:rsidRPr="0012684C">
        <w:t>Champ</w:t>
      </w:r>
    </w:p>
    <w:p w14:paraId="3E4B959F" w14:textId="77777777" w:rsidR="00AF6DB7" w:rsidRDefault="00AF6DB7" w:rsidP="00AF6DB7">
      <w:pPr>
        <w:keepNext/>
        <w:jc w:val="center"/>
      </w:pPr>
      <w:r>
        <w:rPr>
          <w:noProof/>
          <w:lang w:eastAsia="fr-FR"/>
        </w:rPr>
        <w:drawing>
          <wp:inline distT="0" distB="0" distL="0" distR="0" wp14:anchorId="2B7A67C7" wp14:editId="11EC0108">
            <wp:extent cx="1799590" cy="1799590"/>
            <wp:effectExtent l="0" t="0" r="0" b="0"/>
            <wp:docPr id="1" name="Image 1" descr="Ch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74B7C89B" w14:textId="77777777" w:rsidR="00AF6DB7" w:rsidRPr="009C4FA5" w:rsidRDefault="00AF6DB7" w:rsidP="00AF6DB7">
      <w:pPr>
        <w:pStyle w:val="Lgende"/>
        <w:jc w:val="center"/>
      </w:pPr>
      <w:r>
        <w:t xml:space="preserve">Figure </w:t>
      </w:r>
      <w:fldSimple w:instr=" SEQ Figure \* ARABIC ">
        <w:r w:rsidR="007478A9">
          <w:rPr>
            <w:noProof/>
          </w:rPr>
          <w:t>12</w:t>
        </w:r>
      </w:fldSimple>
      <w:r>
        <w:t xml:space="preserve"> : Champ - Terre</w:t>
      </w:r>
    </w:p>
    <w:p w14:paraId="4997C5F7" w14:textId="77777777" w:rsidR="00AF6DB7" w:rsidRDefault="00AF6DB7" w:rsidP="00AF6DB7">
      <w:pPr>
        <w:pStyle w:val="Titre3"/>
      </w:pPr>
      <w:r w:rsidRPr="0012684C">
        <w:t>Description</w:t>
      </w:r>
    </w:p>
    <w:p w14:paraId="1239A534" w14:textId="3105239D" w:rsidR="001B3D7F" w:rsidRDefault="00AF6DB7" w:rsidP="001B3D7F">
      <w:r w:rsidRPr="00A520ED">
        <w:rPr>
          <w:b/>
        </w:rPr>
        <w:t>Le champ</w:t>
      </w:r>
      <w:r>
        <w:t xml:space="preserve"> </w:t>
      </w:r>
      <w:r w:rsidR="001B3D7F">
        <w:t>est une zone de terre cultivée. Chaque champ permet la culture d’une espèce choisie par les agriculteurs. Il faut donc plusieurs champs pour cultiver plusieurs sortes de cultures.</w:t>
      </w:r>
    </w:p>
    <w:p w14:paraId="75E0F41F" w14:textId="64E4DC7F" w:rsidR="005C79A5" w:rsidRPr="00A0635E" w:rsidRDefault="001B3D7F" w:rsidP="001B3D7F">
      <w:r>
        <w:t>L’avantage du champ par rapport aux cabanes de cueilleur est qu’il est possible de booster les récoltes en ne prenant plus en compte la richesse du sol. Le champ ne permet, par contre, que de récolter des ressources déjà naturellement présentes sur la zone.</w:t>
      </w:r>
      <w:r w:rsidR="005C79A5">
        <w:t>.</w:t>
      </w:r>
    </w:p>
    <w:p w14:paraId="390D76B0" w14:textId="77777777" w:rsidR="00AF6DB7" w:rsidRDefault="00AF6DB7" w:rsidP="00AF6DB7">
      <w:pPr>
        <w:pStyle w:val="Titre3"/>
      </w:pPr>
      <w:r w:rsidRPr="0012684C">
        <w:t>Fonctionnalités</w:t>
      </w:r>
    </w:p>
    <w:p w14:paraId="548F0977" w14:textId="77777777" w:rsidR="00AF6DB7" w:rsidRPr="006E2C47" w:rsidRDefault="00AF6DB7" w:rsidP="00AF6DB7">
      <w:pPr>
        <w:pStyle w:val="Paragraphedeliste"/>
        <w:numPr>
          <w:ilvl w:val="0"/>
          <w:numId w:val="45"/>
        </w:numPr>
      </w:pPr>
      <w:r w:rsidRPr="0012684C">
        <w:rPr>
          <w:b/>
        </w:rPr>
        <w:t>Gestion du champ.</w:t>
      </w:r>
      <w:r>
        <w:t xml:space="preserve"> Les personnages peuvent voir les paramètres de croissance du champ. Niveau actuel, taux de croissance, abondance maximale.</w:t>
      </w:r>
    </w:p>
    <w:p w14:paraId="0E6AF7AB" w14:textId="77777777" w:rsidR="00AF6DB7" w:rsidRDefault="00AF6DB7" w:rsidP="00AF6DB7">
      <w:pPr>
        <w:pStyle w:val="Titre3"/>
      </w:pPr>
      <w:r w:rsidRPr="0012684C">
        <w:t>Compétences</w:t>
      </w:r>
    </w:p>
    <w:p w14:paraId="4AEEFAA3" w14:textId="4D12177B" w:rsidR="00F05E0A" w:rsidRPr="00F05E0A" w:rsidRDefault="00F05E0A" w:rsidP="00F05E0A">
      <w:r>
        <w:t>Toutes ces compétences se déclinent par espèce végétale plantée.</w:t>
      </w:r>
    </w:p>
    <w:p w14:paraId="3EA153C2" w14:textId="77777777" w:rsidR="00AF6DB7" w:rsidRPr="006E2C47" w:rsidRDefault="00AF6DB7" w:rsidP="00AF6DB7">
      <w:pPr>
        <w:pStyle w:val="Paragraphedeliste"/>
        <w:numPr>
          <w:ilvl w:val="0"/>
          <w:numId w:val="9"/>
        </w:numPr>
      </w:pPr>
      <w:r w:rsidRPr="006E2C47">
        <w:rPr>
          <w:b/>
        </w:rPr>
        <w:t>Récolter.</w:t>
      </w:r>
      <w:r w:rsidRPr="006E2C47">
        <w:t xml:space="preserve"> Diminue le nombre d’espèces (les récoltes pour les mettre dans l’inventaire), diminue manuellement l’abondance.</w:t>
      </w:r>
    </w:p>
    <w:p w14:paraId="6741311A" w14:textId="77777777" w:rsidR="00AF6DB7" w:rsidRDefault="00AF6DB7" w:rsidP="00AF6DB7">
      <w:pPr>
        <w:pStyle w:val="Titre3"/>
      </w:pPr>
      <w:r w:rsidRPr="0012684C">
        <w:lastRenderedPageBreak/>
        <w:t>Niveaux</w:t>
      </w:r>
    </w:p>
    <w:p w14:paraId="4B05AD2D" w14:textId="71F63D56" w:rsidR="00AF6DB7" w:rsidRDefault="006241BD" w:rsidP="00AF6DB7">
      <w:r>
        <w:t>L’abondance maximale d’un champ est égale à ses points de vie multipliés par 10. Augmenter le niveau permet d’augmenter la quantité de ressources disponibles et le taux de croissance.</w:t>
      </w:r>
    </w:p>
    <w:tbl>
      <w:tblPr>
        <w:tblStyle w:val="TableauGrille3-Accentuation51"/>
        <w:tblW w:w="0" w:type="auto"/>
        <w:jc w:val="center"/>
        <w:tblLook w:val="04A0" w:firstRow="1" w:lastRow="0" w:firstColumn="1" w:lastColumn="0" w:noHBand="0" w:noVBand="1"/>
      </w:tblPr>
      <w:tblGrid>
        <w:gridCol w:w="1236"/>
        <w:gridCol w:w="1315"/>
        <w:gridCol w:w="1276"/>
      </w:tblGrid>
      <w:tr w:rsidR="006241BD" w14:paraId="04F8D4A7" w14:textId="77777777" w:rsidTr="006241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36" w:type="dxa"/>
          </w:tcPr>
          <w:p w14:paraId="709FAC02" w14:textId="0BB64407" w:rsidR="006241BD" w:rsidRDefault="006241BD" w:rsidP="00AF6DB7">
            <w:r>
              <w:t>Niveau</w:t>
            </w:r>
          </w:p>
        </w:tc>
        <w:tc>
          <w:tcPr>
            <w:tcW w:w="1315" w:type="dxa"/>
          </w:tcPr>
          <w:p w14:paraId="3896BD2A" w14:textId="6A5C7045" w:rsidR="006241BD" w:rsidRDefault="006241BD" w:rsidP="00AF6DB7">
            <w:pPr>
              <w:cnfStyle w:val="100000000000" w:firstRow="1" w:lastRow="0" w:firstColumn="0" w:lastColumn="0" w:oddVBand="0" w:evenVBand="0" w:oddHBand="0" w:evenHBand="0" w:firstRowFirstColumn="0" w:firstRowLastColumn="0" w:lastRowFirstColumn="0" w:lastRowLastColumn="0"/>
            </w:pPr>
            <w:r>
              <w:t>Coefficient</w:t>
            </w:r>
          </w:p>
        </w:tc>
        <w:tc>
          <w:tcPr>
            <w:tcW w:w="1276" w:type="dxa"/>
          </w:tcPr>
          <w:p w14:paraId="09E3D897" w14:textId="774BFBF4" w:rsidR="006241BD" w:rsidRDefault="006241BD" w:rsidP="00AF6DB7">
            <w:pPr>
              <w:cnfStyle w:val="100000000000" w:firstRow="1" w:lastRow="0" w:firstColumn="0" w:lastColumn="0" w:oddVBand="0" w:evenVBand="0" w:oddHBand="0" w:evenHBand="0" w:firstRowFirstColumn="0" w:firstRowLastColumn="0" w:lastRowFirstColumn="0" w:lastRowLastColumn="0"/>
            </w:pPr>
            <w:r>
              <w:t>Abondance maximale</w:t>
            </w:r>
          </w:p>
        </w:tc>
      </w:tr>
      <w:tr w:rsidR="006241BD" w14:paraId="5686B50D" w14:textId="77777777" w:rsidTr="00624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tcPr>
          <w:p w14:paraId="5902BC32" w14:textId="0AB2C4E5" w:rsidR="006241BD" w:rsidRDefault="006241BD" w:rsidP="00AF6DB7">
            <w:r>
              <w:t>1</w:t>
            </w:r>
          </w:p>
        </w:tc>
        <w:tc>
          <w:tcPr>
            <w:tcW w:w="1315" w:type="dxa"/>
          </w:tcPr>
          <w:p w14:paraId="58FAA679" w14:textId="4EF3A403" w:rsidR="006241BD" w:rsidRDefault="006241BD" w:rsidP="006241BD">
            <w:pPr>
              <w:cnfStyle w:val="000000100000" w:firstRow="0" w:lastRow="0" w:firstColumn="0" w:lastColumn="0" w:oddVBand="0" w:evenVBand="0" w:oddHBand="1" w:evenHBand="0" w:firstRowFirstColumn="0" w:firstRowLastColumn="0" w:lastRowFirstColumn="0" w:lastRowLastColumn="0"/>
            </w:pPr>
            <w:r>
              <w:t>0.2</w:t>
            </w:r>
          </w:p>
        </w:tc>
        <w:tc>
          <w:tcPr>
            <w:tcW w:w="1276" w:type="dxa"/>
          </w:tcPr>
          <w:p w14:paraId="22D167C5" w14:textId="390DA744" w:rsidR="006241BD" w:rsidRDefault="006241BD" w:rsidP="00AF6DB7">
            <w:pPr>
              <w:cnfStyle w:val="000000100000" w:firstRow="0" w:lastRow="0" w:firstColumn="0" w:lastColumn="0" w:oddVBand="0" w:evenVBand="0" w:oddHBand="1" w:evenHBand="0" w:firstRowFirstColumn="0" w:firstRowLastColumn="0" w:lastRowFirstColumn="0" w:lastRowLastColumn="0"/>
            </w:pPr>
            <w:r>
              <w:t>500</w:t>
            </w:r>
          </w:p>
        </w:tc>
      </w:tr>
      <w:tr w:rsidR="006241BD" w14:paraId="5FBFA170" w14:textId="77777777" w:rsidTr="006241BD">
        <w:trPr>
          <w:jc w:val="center"/>
        </w:trPr>
        <w:tc>
          <w:tcPr>
            <w:cnfStyle w:val="001000000000" w:firstRow="0" w:lastRow="0" w:firstColumn="1" w:lastColumn="0" w:oddVBand="0" w:evenVBand="0" w:oddHBand="0" w:evenHBand="0" w:firstRowFirstColumn="0" w:firstRowLastColumn="0" w:lastRowFirstColumn="0" w:lastRowLastColumn="0"/>
            <w:tcW w:w="1236" w:type="dxa"/>
          </w:tcPr>
          <w:p w14:paraId="08DC8E51" w14:textId="07383E84" w:rsidR="006241BD" w:rsidRDefault="006241BD" w:rsidP="00AF6DB7">
            <w:r>
              <w:t>2</w:t>
            </w:r>
          </w:p>
        </w:tc>
        <w:tc>
          <w:tcPr>
            <w:tcW w:w="1315" w:type="dxa"/>
          </w:tcPr>
          <w:p w14:paraId="104C5DB2" w14:textId="4B125495" w:rsidR="006241BD" w:rsidRDefault="006241BD" w:rsidP="00AF6DB7">
            <w:pPr>
              <w:cnfStyle w:val="000000000000" w:firstRow="0" w:lastRow="0" w:firstColumn="0" w:lastColumn="0" w:oddVBand="0" w:evenVBand="0" w:oddHBand="0" w:evenHBand="0" w:firstRowFirstColumn="0" w:firstRowLastColumn="0" w:lastRowFirstColumn="0" w:lastRowLastColumn="0"/>
            </w:pPr>
            <w:r>
              <w:t>0.4</w:t>
            </w:r>
          </w:p>
        </w:tc>
        <w:tc>
          <w:tcPr>
            <w:tcW w:w="1276" w:type="dxa"/>
          </w:tcPr>
          <w:p w14:paraId="5CB325D7" w14:textId="5BD6BDA2" w:rsidR="006241BD" w:rsidRDefault="006241BD" w:rsidP="00AF6DB7">
            <w:pPr>
              <w:cnfStyle w:val="000000000000" w:firstRow="0" w:lastRow="0" w:firstColumn="0" w:lastColumn="0" w:oddVBand="0" w:evenVBand="0" w:oddHBand="0" w:evenHBand="0" w:firstRowFirstColumn="0" w:firstRowLastColumn="0" w:lastRowFirstColumn="0" w:lastRowLastColumn="0"/>
            </w:pPr>
            <w:r>
              <w:t>1500</w:t>
            </w:r>
          </w:p>
        </w:tc>
      </w:tr>
      <w:tr w:rsidR="006241BD" w14:paraId="6A53FB72" w14:textId="77777777" w:rsidTr="00624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tcPr>
          <w:p w14:paraId="55A13AF3" w14:textId="13C2FFB5" w:rsidR="006241BD" w:rsidRDefault="006241BD" w:rsidP="00AF6DB7">
            <w:r>
              <w:t>3</w:t>
            </w:r>
          </w:p>
        </w:tc>
        <w:tc>
          <w:tcPr>
            <w:tcW w:w="1315" w:type="dxa"/>
          </w:tcPr>
          <w:p w14:paraId="255F6062" w14:textId="1943C381" w:rsidR="006241BD" w:rsidRDefault="006241BD" w:rsidP="00AF6DB7">
            <w:pPr>
              <w:cnfStyle w:val="000000100000" w:firstRow="0" w:lastRow="0" w:firstColumn="0" w:lastColumn="0" w:oddVBand="0" w:evenVBand="0" w:oddHBand="1" w:evenHBand="0" w:firstRowFirstColumn="0" w:firstRowLastColumn="0" w:lastRowFirstColumn="0" w:lastRowLastColumn="0"/>
            </w:pPr>
            <w:r>
              <w:t>0.6</w:t>
            </w:r>
          </w:p>
        </w:tc>
        <w:tc>
          <w:tcPr>
            <w:tcW w:w="1276" w:type="dxa"/>
          </w:tcPr>
          <w:p w14:paraId="57015CDA" w14:textId="5835D933" w:rsidR="006241BD" w:rsidRDefault="006241BD" w:rsidP="00AF6DB7">
            <w:pPr>
              <w:cnfStyle w:val="000000100000" w:firstRow="0" w:lastRow="0" w:firstColumn="0" w:lastColumn="0" w:oddVBand="0" w:evenVBand="0" w:oddHBand="1" w:evenHBand="0" w:firstRowFirstColumn="0" w:firstRowLastColumn="0" w:lastRowFirstColumn="0" w:lastRowLastColumn="0"/>
            </w:pPr>
            <w:r>
              <w:t>3000</w:t>
            </w:r>
          </w:p>
        </w:tc>
      </w:tr>
      <w:tr w:rsidR="006241BD" w14:paraId="4BCBA656" w14:textId="77777777" w:rsidTr="006241BD">
        <w:trPr>
          <w:jc w:val="center"/>
        </w:trPr>
        <w:tc>
          <w:tcPr>
            <w:cnfStyle w:val="001000000000" w:firstRow="0" w:lastRow="0" w:firstColumn="1" w:lastColumn="0" w:oddVBand="0" w:evenVBand="0" w:oddHBand="0" w:evenHBand="0" w:firstRowFirstColumn="0" w:firstRowLastColumn="0" w:lastRowFirstColumn="0" w:lastRowLastColumn="0"/>
            <w:tcW w:w="1236" w:type="dxa"/>
          </w:tcPr>
          <w:p w14:paraId="32E245F7" w14:textId="3AD88D9C" w:rsidR="006241BD" w:rsidRDefault="006241BD" w:rsidP="00AF6DB7">
            <w:r>
              <w:t>4</w:t>
            </w:r>
          </w:p>
        </w:tc>
        <w:tc>
          <w:tcPr>
            <w:tcW w:w="1315" w:type="dxa"/>
          </w:tcPr>
          <w:p w14:paraId="2DA2F0BE" w14:textId="57AFEA81" w:rsidR="006241BD" w:rsidRDefault="006241BD" w:rsidP="00AF6DB7">
            <w:pPr>
              <w:cnfStyle w:val="000000000000" w:firstRow="0" w:lastRow="0" w:firstColumn="0" w:lastColumn="0" w:oddVBand="0" w:evenVBand="0" w:oddHBand="0" w:evenHBand="0" w:firstRowFirstColumn="0" w:firstRowLastColumn="0" w:lastRowFirstColumn="0" w:lastRowLastColumn="0"/>
            </w:pPr>
            <w:r>
              <w:t>0.8</w:t>
            </w:r>
          </w:p>
        </w:tc>
        <w:tc>
          <w:tcPr>
            <w:tcW w:w="1276" w:type="dxa"/>
          </w:tcPr>
          <w:p w14:paraId="5EFA84F5" w14:textId="24DA6234" w:rsidR="006241BD" w:rsidRDefault="006241BD" w:rsidP="00AF6DB7">
            <w:pPr>
              <w:cnfStyle w:val="000000000000" w:firstRow="0" w:lastRow="0" w:firstColumn="0" w:lastColumn="0" w:oddVBand="0" w:evenVBand="0" w:oddHBand="0" w:evenHBand="0" w:firstRowFirstColumn="0" w:firstRowLastColumn="0" w:lastRowFirstColumn="0" w:lastRowLastColumn="0"/>
            </w:pPr>
            <w:r>
              <w:t>5000</w:t>
            </w:r>
          </w:p>
        </w:tc>
      </w:tr>
      <w:tr w:rsidR="006241BD" w14:paraId="3DC6B90F" w14:textId="77777777" w:rsidTr="006241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tcPr>
          <w:p w14:paraId="5EB90A55" w14:textId="20BD5EC2" w:rsidR="006241BD" w:rsidRDefault="006241BD" w:rsidP="00AF6DB7">
            <w:r>
              <w:t>5</w:t>
            </w:r>
          </w:p>
        </w:tc>
        <w:tc>
          <w:tcPr>
            <w:tcW w:w="1315" w:type="dxa"/>
          </w:tcPr>
          <w:p w14:paraId="7BCE3797" w14:textId="12C42B03" w:rsidR="006241BD" w:rsidRDefault="006241BD" w:rsidP="00AF6DB7">
            <w:pPr>
              <w:cnfStyle w:val="000000100000" w:firstRow="0" w:lastRow="0" w:firstColumn="0" w:lastColumn="0" w:oddVBand="0" w:evenVBand="0" w:oddHBand="1" w:evenHBand="0" w:firstRowFirstColumn="0" w:firstRowLastColumn="0" w:lastRowFirstColumn="0" w:lastRowLastColumn="0"/>
            </w:pPr>
            <w:r>
              <w:t>1.0</w:t>
            </w:r>
          </w:p>
        </w:tc>
        <w:tc>
          <w:tcPr>
            <w:tcW w:w="1276" w:type="dxa"/>
          </w:tcPr>
          <w:p w14:paraId="31379E75" w14:textId="68F63536" w:rsidR="006241BD" w:rsidRDefault="006241BD" w:rsidP="00AF6DB7">
            <w:pPr>
              <w:cnfStyle w:val="000000100000" w:firstRow="0" w:lastRow="0" w:firstColumn="0" w:lastColumn="0" w:oddVBand="0" w:evenVBand="0" w:oddHBand="1" w:evenHBand="0" w:firstRowFirstColumn="0" w:firstRowLastColumn="0" w:lastRowFirstColumn="0" w:lastRowLastColumn="0"/>
            </w:pPr>
            <w:r>
              <w:t>7500</w:t>
            </w:r>
          </w:p>
        </w:tc>
      </w:tr>
    </w:tbl>
    <w:p w14:paraId="13424FA6" w14:textId="77777777" w:rsidR="006241BD" w:rsidRDefault="006241BD" w:rsidP="00AF6DB7"/>
    <w:p w14:paraId="5457CF9B" w14:textId="77777777" w:rsidR="00AF6DB7" w:rsidRPr="006E2C47" w:rsidRDefault="00AF6DB7" w:rsidP="00AF6DB7"/>
    <w:p w14:paraId="47C45276" w14:textId="77777777" w:rsidR="0012684C" w:rsidRDefault="0012684C" w:rsidP="0012684C">
      <w:pPr>
        <w:pStyle w:val="Titre2"/>
      </w:pPr>
      <w:r w:rsidRPr="0012684C">
        <w:t>Entrepôt</w:t>
      </w:r>
      <w:bookmarkEnd w:id="165"/>
      <w:bookmarkEnd w:id="166"/>
    </w:p>
    <w:p w14:paraId="519C5AF3" w14:textId="094D12BC" w:rsidR="00050B4D" w:rsidRDefault="00837922" w:rsidP="00AF7822">
      <w:pPr>
        <w:keepNext/>
        <w:jc w:val="center"/>
      </w:pPr>
      <w:r>
        <w:pict w14:anchorId="461D0611">
          <v:shape id="_x0000_i1038" type="#_x0000_t75" style="width:140.85pt;height:140.85pt">
            <v:imagedata r:id="rId26" o:title="Entrepot"/>
          </v:shape>
        </w:pict>
      </w:r>
    </w:p>
    <w:p w14:paraId="7659ED32" w14:textId="77777777" w:rsidR="00050B4D" w:rsidRPr="00050B4D" w:rsidRDefault="00050B4D" w:rsidP="00AF7822">
      <w:pPr>
        <w:pStyle w:val="Lgende"/>
        <w:jc w:val="center"/>
      </w:pPr>
      <w:r>
        <w:t xml:space="preserve">Figure </w:t>
      </w:r>
      <w:fldSimple w:instr=" SEQ Figure \* ARABIC ">
        <w:r w:rsidR="007478A9">
          <w:rPr>
            <w:noProof/>
          </w:rPr>
          <w:t>13</w:t>
        </w:r>
      </w:fldSimple>
      <w:r>
        <w:t xml:space="preserve"> : </w:t>
      </w:r>
      <w:r w:rsidR="00053110">
        <w:t>Entrepôt</w:t>
      </w:r>
      <w:r>
        <w:t xml:space="preserve"> - Terre</w:t>
      </w:r>
    </w:p>
    <w:p w14:paraId="72ED9DF5" w14:textId="77777777" w:rsidR="0012684C" w:rsidRDefault="0012684C" w:rsidP="0012684C">
      <w:pPr>
        <w:pStyle w:val="Titre3"/>
      </w:pPr>
      <w:r w:rsidRPr="0012684C">
        <w:t>Description</w:t>
      </w:r>
    </w:p>
    <w:p w14:paraId="6E117C0A" w14:textId="5759B48E" w:rsidR="0012684C" w:rsidRDefault="0012684C" w:rsidP="001B3D7F">
      <w:r>
        <w:t xml:space="preserve">L’entrepôt </w:t>
      </w:r>
      <w:r w:rsidR="001B3D7F" w:rsidRPr="001B3D7F">
        <w:t>permet à la ville de disposer de ses propres stocks de ressources. Plutôt que de laisser celles-ci &lt;em&gt;à l'air libre&lt;/em&gt;, l'entrepôt permet de les protéger et d'en contrôler l'accès. Chaque entrepôt ajouter un nombre d'emplacement de stockage en fonction de son niveau qui se cumulent.</w:t>
      </w:r>
      <w:r>
        <w:t>.</w:t>
      </w:r>
    </w:p>
    <w:p w14:paraId="2FD07702" w14:textId="77777777" w:rsidR="0012684C" w:rsidRDefault="0012684C" w:rsidP="0012684C">
      <w:pPr>
        <w:pStyle w:val="Titre3"/>
      </w:pPr>
      <w:r w:rsidRPr="0012684C">
        <w:t>Fonctionnalités</w:t>
      </w:r>
    </w:p>
    <w:p w14:paraId="6B724670" w14:textId="77777777" w:rsidR="0012684C" w:rsidRDefault="0012684C" w:rsidP="00067C98">
      <w:pPr>
        <w:pStyle w:val="Paragraphedeliste"/>
        <w:numPr>
          <w:ilvl w:val="0"/>
          <w:numId w:val="20"/>
        </w:numPr>
      </w:pPr>
      <w:r w:rsidRPr="00E834F8">
        <w:rPr>
          <w:b/>
        </w:rPr>
        <w:t>Gestion des stocks.</w:t>
      </w:r>
      <w:r>
        <w:t xml:space="preserve"> L’entrepôt permet de voir ce qu’il contient, son degré d’occupation et d’effectuer des échanges avec son inventaire.</w:t>
      </w:r>
    </w:p>
    <w:p w14:paraId="1A05382B" w14:textId="77777777" w:rsidR="0012684C" w:rsidRDefault="0012684C" w:rsidP="0012684C">
      <w:pPr>
        <w:pStyle w:val="Titre3"/>
      </w:pPr>
      <w:r w:rsidRPr="0012684C">
        <w:t>Niveau</w:t>
      </w:r>
    </w:p>
    <w:p w14:paraId="5548784D" w14:textId="77777777" w:rsidR="0012684C" w:rsidRDefault="0012684C" w:rsidP="0012684C">
      <w:r>
        <w:t>Augmenter le niveau de l’entrepôt permet d’augmenter sa capacité de stockage. Cette capacité s’exprime en mètres cubes (m</w:t>
      </w:r>
      <w:r w:rsidRPr="00E834F8">
        <w:rPr>
          <w:vertAlign w:val="superscript"/>
        </w:rPr>
        <w:t>3</w:t>
      </w:r>
      <w:r>
        <w:t>).</w:t>
      </w:r>
    </w:p>
    <w:tbl>
      <w:tblPr>
        <w:tblStyle w:val="TableauGrille3-Accentuation110"/>
        <w:tblW w:w="0" w:type="auto"/>
        <w:jc w:val="center"/>
        <w:tblLook w:val="04A0" w:firstRow="1" w:lastRow="0" w:firstColumn="1" w:lastColumn="0" w:noHBand="0" w:noVBand="1"/>
      </w:tblPr>
      <w:tblGrid>
        <w:gridCol w:w="2121"/>
        <w:gridCol w:w="1848"/>
      </w:tblGrid>
      <w:tr w:rsidR="0012684C" w14:paraId="16DA281D"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583C0208" w14:textId="77777777" w:rsidR="0012684C" w:rsidRDefault="0012684C" w:rsidP="0012684C">
            <w:r>
              <w:t>Niveau</w:t>
            </w:r>
          </w:p>
        </w:tc>
        <w:tc>
          <w:tcPr>
            <w:tcW w:w="1848" w:type="dxa"/>
          </w:tcPr>
          <w:p w14:paraId="1126C181"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Capacité</w:t>
            </w:r>
          </w:p>
        </w:tc>
      </w:tr>
      <w:tr w:rsidR="0012684C" w14:paraId="0A5885CE"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4A41A77E" w14:textId="77777777" w:rsidR="0012684C" w:rsidRDefault="0012684C" w:rsidP="0012684C">
            <w:r>
              <w:t>1</w:t>
            </w:r>
          </w:p>
        </w:tc>
        <w:tc>
          <w:tcPr>
            <w:tcW w:w="1848" w:type="dxa"/>
          </w:tcPr>
          <w:p w14:paraId="53C36723" w14:textId="77777777" w:rsidR="0012684C" w:rsidRDefault="00B338F7" w:rsidP="0012684C">
            <w:pPr>
              <w:jc w:val="right"/>
              <w:cnfStyle w:val="000000100000" w:firstRow="0" w:lastRow="0" w:firstColumn="0" w:lastColumn="0" w:oddVBand="0" w:evenVBand="0" w:oddHBand="1" w:evenHBand="0" w:firstRowFirstColumn="0" w:firstRowLastColumn="0" w:lastRowFirstColumn="0" w:lastRowLastColumn="0"/>
            </w:pPr>
            <w:r>
              <w:t xml:space="preserve">500 </w:t>
            </w:r>
            <w:r w:rsidR="0012684C">
              <w:t>m</w:t>
            </w:r>
            <w:r w:rsidR="0012684C" w:rsidRPr="00E834F8">
              <w:rPr>
                <w:vertAlign w:val="superscript"/>
              </w:rPr>
              <w:t>3</w:t>
            </w:r>
          </w:p>
        </w:tc>
      </w:tr>
      <w:tr w:rsidR="0012684C" w14:paraId="29AA2376"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0111EC62" w14:textId="77777777" w:rsidR="0012684C" w:rsidRDefault="0012684C" w:rsidP="0012684C">
            <w:r>
              <w:t>2</w:t>
            </w:r>
          </w:p>
        </w:tc>
        <w:tc>
          <w:tcPr>
            <w:tcW w:w="1848" w:type="dxa"/>
          </w:tcPr>
          <w:p w14:paraId="27A61616" w14:textId="77777777" w:rsidR="0012684C" w:rsidRDefault="00B338F7" w:rsidP="0012684C">
            <w:pPr>
              <w:jc w:val="right"/>
              <w:cnfStyle w:val="000000000000" w:firstRow="0" w:lastRow="0" w:firstColumn="0" w:lastColumn="0" w:oddVBand="0" w:evenVBand="0" w:oddHBand="0" w:evenHBand="0" w:firstRowFirstColumn="0" w:firstRowLastColumn="0" w:lastRowFirstColumn="0" w:lastRowLastColumn="0"/>
            </w:pPr>
            <w:r>
              <w:t xml:space="preserve">1 500 </w:t>
            </w:r>
            <w:r w:rsidR="0012684C">
              <w:t>m</w:t>
            </w:r>
            <w:r w:rsidR="0012684C" w:rsidRPr="00E834F8">
              <w:rPr>
                <w:vertAlign w:val="superscript"/>
              </w:rPr>
              <w:t>3</w:t>
            </w:r>
          </w:p>
        </w:tc>
      </w:tr>
      <w:tr w:rsidR="0012684C" w14:paraId="25C84401"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7F1F2032" w14:textId="77777777" w:rsidR="0012684C" w:rsidRDefault="0012684C" w:rsidP="0012684C">
            <w:r>
              <w:t>3</w:t>
            </w:r>
          </w:p>
        </w:tc>
        <w:tc>
          <w:tcPr>
            <w:tcW w:w="1848" w:type="dxa"/>
          </w:tcPr>
          <w:p w14:paraId="68231ACE" w14:textId="77777777" w:rsidR="0012684C" w:rsidRDefault="00B338F7">
            <w:pPr>
              <w:jc w:val="right"/>
              <w:cnfStyle w:val="000000100000" w:firstRow="0" w:lastRow="0" w:firstColumn="0" w:lastColumn="0" w:oddVBand="0" w:evenVBand="0" w:oddHBand="1" w:evenHBand="0" w:firstRowFirstColumn="0" w:firstRowLastColumn="0" w:lastRowFirstColumn="0" w:lastRowLastColumn="0"/>
            </w:pPr>
            <w:r>
              <w:t>3 00</w:t>
            </w:r>
            <w:r w:rsidR="0012684C">
              <w:t>0 m</w:t>
            </w:r>
            <w:r w:rsidR="0012684C" w:rsidRPr="00E834F8">
              <w:rPr>
                <w:vertAlign w:val="superscript"/>
              </w:rPr>
              <w:t>3</w:t>
            </w:r>
          </w:p>
        </w:tc>
      </w:tr>
      <w:tr w:rsidR="0012684C" w14:paraId="17C61D84"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0EE594D0" w14:textId="77777777" w:rsidR="0012684C" w:rsidRDefault="0012684C" w:rsidP="0012684C">
            <w:r>
              <w:t>4</w:t>
            </w:r>
          </w:p>
        </w:tc>
        <w:tc>
          <w:tcPr>
            <w:tcW w:w="1848" w:type="dxa"/>
          </w:tcPr>
          <w:p w14:paraId="188A96C1" w14:textId="77777777" w:rsidR="0012684C" w:rsidRDefault="00B338F7" w:rsidP="0012684C">
            <w:pPr>
              <w:jc w:val="right"/>
              <w:cnfStyle w:val="000000000000" w:firstRow="0" w:lastRow="0" w:firstColumn="0" w:lastColumn="0" w:oddVBand="0" w:evenVBand="0" w:oddHBand="0" w:evenHBand="0" w:firstRowFirstColumn="0" w:firstRowLastColumn="0" w:lastRowFirstColumn="0" w:lastRowLastColumn="0"/>
            </w:pPr>
            <w:r>
              <w:t>5 0</w:t>
            </w:r>
            <w:r w:rsidR="0012684C">
              <w:t>00 m</w:t>
            </w:r>
            <w:r w:rsidR="0012684C" w:rsidRPr="00E834F8">
              <w:rPr>
                <w:vertAlign w:val="superscript"/>
              </w:rPr>
              <w:t>3</w:t>
            </w:r>
          </w:p>
        </w:tc>
      </w:tr>
      <w:tr w:rsidR="0012684C" w14:paraId="0852775A"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26671BA9" w14:textId="77777777" w:rsidR="0012684C" w:rsidRDefault="0012684C" w:rsidP="0012684C">
            <w:r>
              <w:t>5</w:t>
            </w:r>
          </w:p>
        </w:tc>
        <w:tc>
          <w:tcPr>
            <w:tcW w:w="1848" w:type="dxa"/>
          </w:tcPr>
          <w:p w14:paraId="5C9CD98A" w14:textId="77777777" w:rsidR="0012684C" w:rsidRDefault="00B338F7">
            <w:pPr>
              <w:jc w:val="right"/>
              <w:cnfStyle w:val="000000100000" w:firstRow="0" w:lastRow="0" w:firstColumn="0" w:lastColumn="0" w:oddVBand="0" w:evenVBand="0" w:oddHBand="1" w:evenHBand="0" w:firstRowFirstColumn="0" w:firstRowLastColumn="0" w:lastRowFirstColumn="0" w:lastRowLastColumn="0"/>
            </w:pPr>
            <w:r>
              <w:t>7 5</w:t>
            </w:r>
            <w:r w:rsidR="0012684C">
              <w:t>00 m</w:t>
            </w:r>
            <w:r w:rsidR="0012684C" w:rsidRPr="00E834F8">
              <w:rPr>
                <w:vertAlign w:val="superscript"/>
              </w:rPr>
              <w:t>3</w:t>
            </w:r>
          </w:p>
        </w:tc>
      </w:tr>
    </w:tbl>
    <w:p w14:paraId="5EB9609B" w14:textId="77777777" w:rsidR="0012684C" w:rsidRDefault="0012684C" w:rsidP="0012684C">
      <w:pPr>
        <w:pStyle w:val="Titre1"/>
      </w:pPr>
      <w:bookmarkStart w:id="167" w:name="_Toc384287137"/>
      <w:bookmarkStart w:id="168" w:name="_Toc384985695"/>
      <w:r>
        <w:lastRenderedPageBreak/>
        <w:t xml:space="preserve">Secteur </w:t>
      </w:r>
      <w:r w:rsidRPr="0012684C">
        <w:t>secondaire</w:t>
      </w:r>
      <w:r>
        <w:t xml:space="preserve"> – manufactures</w:t>
      </w:r>
      <w:bookmarkEnd w:id="167"/>
      <w:bookmarkEnd w:id="168"/>
    </w:p>
    <w:p w14:paraId="08BBFAE5" w14:textId="77777777" w:rsidR="0012684C" w:rsidRDefault="0012684C" w:rsidP="0012684C">
      <w:r>
        <w:t>Cette section regroupe les bâtiments du secteur secondaire. Ce secteur concerne toutes les transformations de produits et ressources en autre produit et ressources.</w:t>
      </w:r>
    </w:p>
    <w:p w14:paraId="2E94DBD7" w14:textId="77777777" w:rsidR="0012684C" w:rsidRPr="00BE3DA0" w:rsidRDefault="0012684C" w:rsidP="0012684C">
      <w:r w:rsidRPr="00BE3DA0">
        <w:t>Augmenter le niveau d’un bâtiment permet d’en améliorer l’efficacité. Contrairement au secteur primaire ou cette efficacité avait un lien avec la quantité produite, ici, l’efficacité change l’énergie nécessaire pour les compétences. Plus un bâtiment est amélioré, plus les compétences sont « rapides ».</w:t>
      </w:r>
    </w:p>
    <w:p w14:paraId="1FC286DF" w14:textId="77777777" w:rsidR="0012684C" w:rsidRPr="00BE3DA0" w:rsidRDefault="0012684C" w:rsidP="0012684C">
      <w:r w:rsidRPr="00BE3DA0">
        <w:t>Le tableau suivant donne le pourcentage d’énergie nécessaire en fonction du niveau. Ce pourcentage est appliqué en dernier, après les bonus du personnage.</w:t>
      </w:r>
    </w:p>
    <w:tbl>
      <w:tblPr>
        <w:tblStyle w:val="TableauGrille3-Accentuation110"/>
        <w:tblW w:w="0" w:type="auto"/>
        <w:jc w:val="center"/>
        <w:tblLook w:val="04A0" w:firstRow="1" w:lastRow="0" w:firstColumn="1" w:lastColumn="0" w:noHBand="0" w:noVBand="1"/>
      </w:tblPr>
      <w:tblGrid>
        <w:gridCol w:w="2121"/>
        <w:gridCol w:w="1848"/>
      </w:tblGrid>
      <w:tr w:rsidR="0012684C" w14:paraId="067069C5"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04BCE298" w14:textId="77777777" w:rsidR="0012684C" w:rsidRDefault="0012684C" w:rsidP="0012684C">
            <w:r>
              <w:t>Niveau</w:t>
            </w:r>
          </w:p>
        </w:tc>
        <w:tc>
          <w:tcPr>
            <w:tcW w:w="1848" w:type="dxa"/>
          </w:tcPr>
          <w:p w14:paraId="5D4DA2EE"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Efficience</w:t>
            </w:r>
          </w:p>
        </w:tc>
      </w:tr>
      <w:tr w:rsidR="0012684C" w14:paraId="0E1E2A21"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21964DDC" w14:textId="77777777" w:rsidR="0012684C" w:rsidRDefault="0012684C" w:rsidP="0012684C">
            <w:r>
              <w:t>1</w:t>
            </w:r>
          </w:p>
        </w:tc>
        <w:tc>
          <w:tcPr>
            <w:tcW w:w="1848" w:type="dxa"/>
          </w:tcPr>
          <w:p w14:paraId="1E35B99B"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100 %</w:t>
            </w:r>
          </w:p>
        </w:tc>
      </w:tr>
      <w:tr w:rsidR="0012684C" w14:paraId="02D2A567"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3642FE05" w14:textId="77777777" w:rsidR="0012684C" w:rsidRDefault="0012684C" w:rsidP="0012684C">
            <w:r>
              <w:t>2</w:t>
            </w:r>
          </w:p>
        </w:tc>
        <w:tc>
          <w:tcPr>
            <w:tcW w:w="1848" w:type="dxa"/>
          </w:tcPr>
          <w:p w14:paraId="4317CAFA"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85 %</w:t>
            </w:r>
          </w:p>
        </w:tc>
      </w:tr>
      <w:tr w:rsidR="0012684C" w14:paraId="65666403"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662005F4" w14:textId="77777777" w:rsidR="0012684C" w:rsidRDefault="0012684C" w:rsidP="0012684C">
            <w:r>
              <w:t>3</w:t>
            </w:r>
          </w:p>
        </w:tc>
        <w:tc>
          <w:tcPr>
            <w:tcW w:w="1848" w:type="dxa"/>
          </w:tcPr>
          <w:p w14:paraId="759161EB"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70 %</w:t>
            </w:r>
          </w:p>
        </w:tc>
      </w:tr>
      <w:tr w:rsidR="0012684C" w14:paraId="5914F171"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2417B9CF" w14:textId="77777777" w:rsidR="0012684C" w:rsidRDefault="0012684C" w:rsidP="0012684C">
            <w:r>
              <w:t>4</w:t>
            </w:r>
          </w:p>
        </w:tc>
        <w:tc>
          <w:tcPr>
            <w:tcW w:w="1848" w:type="dxa"/>
          </w:tcPr>
          <w:p w14:paraId="3D3FF132"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55 %</w:t>
            </w:r>
          </w:p>
        </w:tc>
      </w:tr>
      <w:tr w:rsidR="0012684C" w14:paraId="55CD7E47"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37F5392" w14:textId="77777777" w:rsidR="0012684C" w:rsidRDefault="0012684C" w:rsidP="0012684C">
            <w:r>
              <w:t>5</w:t>
            </w:r>
          </w:p>
        </w:tc>
        <w:tc>
          <w:tcPr>
            <w:tcW w:w="1848" w:type="dxa"/>
          </w:tcPr>
          <w:p w14:paraId="16B5C183"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40 %</w:t>
            </w:r>
          </w:p>
        </w:tc>
      </w:tr>
    </w:tbl>
    <w:p w14:paraId="477252C4" w14:textId="77777777" w:rsidR="0012684C" w:rsidRPr="00BE3DA0" w:rsidRDefault="0012684C" w:rsidP="0012684C">
      <w:pPr>
        <w:rPr>
          <w:i/>
          <w:highlight w:val="yellow"/>
        </w:rPr>
      </w:pPr>
    </w:p>
    <w:p w14:paraId="07DE1567" w14:textId="77777777" w:rsidR="0012684C" w:rsidRDefault="0012684C" w:rsidP="0012684C">
      <w:pPr>
        <w:pStyle w:val="Titre2"/>
      </w:pPr>
      <w:bookmarkStart w:id="169" w:name="_Toc384287138"/>
      <w:bookmarkStart w:id="170" w:name="_Toc384985696"/>
      <w:r>
        <w:t xml:space="preserve">Cabane de </w:t>
      </w:r>
      <w:r w:rsidRPr="0012684C">
        <w:t>druide</w:t>
      </w:r>
      <w:bookmarkEnd w:id="169"/>
      <w:bookmarkEnd w:id="170"/>
    </w:p>
    <w:p w14:paraId="6DE7CEFB" w14:textId="77777777" w:rsidR="00050B4D" w:rsidRDefault="00837922" w:rsidP="00050B4D">
      <w:pPr>
        <w:keepNext/>
        <w:jc w:val="center"/>
      </w:pPr>
      <w:r>
        <w:pict w14:anchorId="4FFED6A8">
          <v:shape id="_x0000_i1039" type="#_x0000_t75" style="width:140.85pt;height:140.85pt">
            <v:imagedata r:id="rId27" o:title="Cabane du druide"/>
          </v:shape>
        </w:pict>
      </w:r>
    </w:p>
    <w:p w14:paraId="70FC66B8" w14:textId="77777777" w:rsidR="00050B4D" w:rsidRPr="00050B4D" w:rsidRDefault="00050B4D" w:rsidP="00050B4D">
      <w:pPr>
        <w:pStyle w:val="Lgende"/>
        <w:jc w:val="center"/>
      </w:pPr>
      <w:r>
        <w:t xml:space="preserve">Figure </w:t>
      </w:r>
      <w:fldSimple w:instr=" SEQ Figure \* ARABIC ">
        <w:r w:rsidR="007478A9">
          <w:rPr>
            <w:noProof/>
          </w:rPr>
          <w:t>14</w:t>
        </w:r>
      </w:fldSimple>
      <w:r>
        <w:t xml:space="preserve"> : Cabane du druide - Terre</w:t>
      </w:r>
    </w:p>
    <w:p w14:paraId="1DFDA4A5" w14:textId="77777777" w:rsidR="0012684C" w:rsidRPr="008A17AC" w:rsidRDefault="0012684C" w:rsidP="0012684C">
      <w:pPr>
        <w:pStyle w:val="Titre3"/>
      </w:pPr>
      <w:r w:rsidRPr="0012684C">
        <w:t>Description</w:t>
      </w:r>
    </w:p>
    <w:p w14:paraId="26A214E6" w14:textId="27708B92" w:rsidR="0012684C" w:rsidRDefault="0012684C" w:rsidP="0012684C">
      <w:r w:rsidRPr="00A520ED">
        <w:rPr>
          <w:b/>
        </w:rPr>
        <w:t>La cabane du druide</w:t>
      </w:r>
      <w:r>
        <w:t xml:space="preserve"> </w:t>
      </w:r>
      <w:r w:rsidR="001B3D7F" w:rsidRPr="001B3D7F">
        <w:t>est une petite construction qui permet à ses occupants de concocter des potions, baumes et pilules utiles aux personnages.</w:t>
      </w:r>
      <w:r>
        <w:t>.</w:t>
      </w:r>
    </w:p>
    <w:p w14:paraId="330895EB" w14:textId="77777777" w:rsidR="0012684C" w:rsidRDefault="0012684C" w:rsidP="0012684C">
      <w:pPr>
        <w:pStyle w:val="Titre3"/>
      </w:pPr>
      <w:r w:rsidRPr="0012684C">
        <w:t>Compétences</w:t>
      </w:r>
    </w:p>
    <w:p w14:paraId="53DC1158" w14:textId="7393F598" w:rsidR="003E03A7" w:rsidRDefault="003E03A7" w:rsidP="003E03A7">
      <w:pPr>
        <w:pStyle w:val="Titre4"/>
      </w:pPr>
      <w:r>
        <w:t>Les bases</w:t>
      </w:r>
    </w:p>
    <w:p w14:paraId="53580A67" w14:textId="5A7C807A" w:rsidR="003E03A7" w:rsidRDefault="00C52CBF" w:rsidP="003E03A7">
      <w:pPr>
        <w:pStyle w:val="Paragraphedeliste"/>
        <w:numPr>
          <w:ilvl w:val="0"/>
          <w:numId w:val="84"/>
        </w:numPr>
      </w:pPr>
      <w:r>
        <w:t>Préparer une base graisseuse d’Oli</w:t>
      </w:r>
    </w:p>
    <w:p w14:paraId="74B4E32F" w14:textId="3F261A22" w:rsidR="00C52CBF" w:rsidRDefault="00C52CBF" w:rsidP="003E03A7">
      <w:pPr>
        <w:pStyle w:val="Paragraphedeliste"/>
        <w:numPr>
          <w:ilvl w:val="0"/>
          <w:numId w:val="84"/>
        </w:numPr>
      </w:pPr>
      <w:r>
        <w:t>Préparer une base graisseuse d’Arido</w:t>
      </w:r>
    </w:p>
    <w:p w14:paraId="11031AC1" w14:textId="51B0ED22" w:rsidR="00C52CBF" w:rsidRDefault="00C52CBF" w:rsidP="003E03A7">
      <w:pPr>
        <w:pStyle w:val="Paragraphedeliste"/>
        <w:numPr>
          <w:ilvl w:val="0"/>
          <w:numId w:val="84"/>
        </w:numPr>
      </w:pPr>
      <w:r>
        <w:t>Préparer une base graisseuse d’Aloe</w:t>
      </w:r>
    </w:p>
    <w:p w14:paraId="197C540B" w14:textId="2EF83907" w:rsidR="00C52CBF" w:rsidRDefault="00C52CBF" w:rsidP="003E03A7">
      <w:pPr>
        <w:pStyle w:val="Paragraphedeliste"/>
        <w:numPr>
          <w:ilvl w:val="0"/>
          <w:numId w:val="84"/>
        </w:numPr>
      </w:pPr>
      <w:r>
        <w:t>Préparer une base graisseuse de Thorno</w:t>
      </w:r>
    </w:p>
    <w:p w14:paraId="0B86019A" w14:textId="27C4A19B" w:rsidR="00C52CBF" w:rsidRDefault="00C52CBF" w:rsidP="003E03A7">
      <w:pPr>
        <w:pStyle w:val="Paragraphedeliste"/>
        <w:numPr>
          <w:ilvl w:val="0"/>
          <w:numId w:val="84"/>
        </w:numPr>
      </w:pPr>
      <w:r>
        <w:t>Préparer une base sucrée à base de sucre</w:t>
      </w:r>
    </w:p>
    <w:p w14:paraId="03B09158" w14:textId="6B5F401E" w:rsidR="00C52CBF" w:rsidRDefault="00C52CBF" w:rsidP="003E03A7">
      <w:pPr>
        <w:pStyle w:val="Paragraphedeliste"/>
        <w:numPr>
          <w:ilvl w:val="0"/>
          <w:numId w:val="84"/>
        </w:numPr>
      </w:pPr>
      <w:r>
        <w:t>Préparer une base sucrée à base d’airelles</w:t>
      </w:r>
    </w:p>
    <w:p w14:paraId="130CC145" w14:textId="1A95FE69" w:rsidR="00C52CBF" w:rsidRDefault="00C52CBF" w:rsidP="003E03A7">
      <w:pPr>
        <w:pStyle w:val="Paragraphedeliste"/>
        <w:numPr>
          <w:ilvl w:val="0"/>
          <w:numId w:val="84"/>
        </w:numPr>
      </w:pPr>
      <w:r>
        <w:lastRenderedPageBreak/>
        <w:t>Préparer une base sucrée à base d’adano</w:t>
      </w:r>
    </w:p>
    <w:p w14:paraId="2B6D48FE" w14:textId="7B3F4975" w:rsidR="00C52CBF" w:rsidRDefault="00C52CBF" w:rsidP="003E03A7">
      <w:pPr>
        <w:pStyle w:val="Paragraphedeliste"/>
        <w:numPr>
          <w:ilvl w:val="0"/>
          <w:numId w:val="84"/>
        </w:numPr>
      </w:pPr>
      <w:r>
        <w:t>Préparer une base sucrée à base d’Avoro</w:t>
      </w:r>
    </w:p>
    <w:p w14:paraId="71058153" w14:textId="6E3ED5F4" w:rsidR="00C52CBF" w:rsidRDefault="00C52CBF" w:rsidP="003E03A7">
      <w:pPr>
        <w:pStyle w:val="Paragraphedeliste"/>
        <w:numPr>
          <w:ilvl w:val="0"/>
          <w:numId w:val="84"/>
        </w:numPr>
      </w:pPr>
      <w:r>
        <w:t>Préparer une base sucrée à base de Thorno</w:t>
      </w:r>
    </w:p>
    <w:p w14:paraId="45F1F488" w14:textId="30E90E0C" w:rsidR="00C52CBF" w:rsidRDefault="00C52CBF" w:rsidP="003E03A7">
      <w:pPr>
        <w:pStyle w:val="Paragraphedeliste"/>
        <w:numPr>
          <w:ilvl w:val="0"/>
          <w:numId w:val="84"/>
        </w:numPr>
      </w:pPr>
      <w:r>
        <w:t>Préparer une base sucrée à base de Kakto</w:t>
      </w:r>
    </w:p>
    <w:p w14:paraId="7BA2D597" w14:textId="03824C08" w:rsidR="00C52CBF" w:rsidRDefault="00C52CBF" w:rsidP="003E03A7">
      <w:pPr>
        <w:pStyle w:val="Paragraphedeliste"/>
        <w:numPr>
          <w:ilvl w:val="0"/>
          <w:numId w:val="84"/>
        </w:numPr>
      </w:pPr>
      <w:r>
        <w:t>Préparer une base de gélules</w:t>
      </w:r>
    </w:p>
    <w:p w14:paraId="77CCB680" w14:textId="19AD1490" w:rsidR="00C52CBF" w:rsidRDefault="00C52CBF" w:rsidP="00C52CBF">
      <w:pPr>
        <w:pStyle w:val="Titre4"/>
      </w:pPr>
      <w:r>
        <w:t>Les baumes</w:t>
      </w:r>
    </w:p>
    <w:p w14:paraId="170443E3" w14:textId="147C78CB" w:rsidR="00C52CBF" w:rsidRDefault="00C52CBF" w:rsidP="00C52CBF">
      <w:pPr>
        <w:pStyle w:val="Paragraphedeliste"/>
        <w:numPr>
          <w:ilvl w:val="0"/>
          <w:numId w:val="85"/>
        </w:numPr>
      </w:pPr>
      <w:r>
        <w:t>Baume de récupération</w:t>
      </w:r>
    </w:p>
    <w:p w14:paraId="4707E22B" w14:textId="0E8EAB3D" w:rsidR="00C52CBF" w:rsidRDefault="00C52CBF" w:rsidP="00C52CBF">
      <w:pPr>
        <w:pStyle w:val="Paragraphedeliste"/>
        <w:numPr>
          <w:ilvl w:val="0"/>
          <w:numId w:val="85"/>
        </w:numPr>
      </w:pPr>
      <w:r>
        <w:t>Baume réconfortant</w:t>
      </w:r>
    </w:p>
    <w:p w14:paraId="670A3B37" w14:textId="11C9B9BD" w:rsidR="00C52CBF" w:rsidRDefault="00C52CBF" w:rsidP="00C52CBF">
      <w:pPr>
        <w:pStyle w:val="Paragraphedeliste"/>
        <w:numPr>
          <w:ilvl w:val="0"/>
          <w:numId w:val="85"/>
        </w:numPr>
      </w:pPr>
      <w:r>
        <w:t>Baume d’aura</w:t>
      </w:r>
    </w:p>
    <w:p w14:paraId="2794C802" w14:textId="24D95D6C" w:rsidR="00C52CBF" w:rsidRDefault="00C52CBF" w:rsidP="00C52CBF">
      <w:pPr>
        <w:pStyle w:val="Paragraphedeliste"/>
        <w:numPr>
          <w:ilvl w:val="0"/>
          <w:numId w:val="85"/>
        </w:numPr>
      </w:pPr>
      <w:r>
        <w:t>Baume d’amélioration physique</w:t>
      </w:r>
    </w:p>
    <w:p w14:paraId="58288093" w14:textId="0C879422" w:rsidR="00C52CBF" w:rsidRDefault="00C52CBF" w:rsidP="00C52CBF">
      <w:pPr>
        <w:pStyle w:val="Paragraphedeliste"/>
        <w:numPr>
          <w:ilvl w:val="0"/>
          <w:numId w:val="85"/>
        </w:numPr>
      </w:pPr>
      <w:r>
        <w:t>Baume de beauté</w:t>
      </w:r>
    </w:p>
    <w:p w14:paraId="41E1BFCB" w14:textId="4C239F7F" w:rsidR="00C52CBF" w:rsidRDefault="00C52CBF" w:rsidP="00C52CBF">
      <w:pPr>
        <w:pStyle w:val="Paragraphedeliste"/>
        <w:numPr>
          <w:ilvl w:val="0"/>
          <w:numId w:val="85"/>
        </w:numPr>
      </w:pPr>
      <w:r>
        <w:t>Baume naturel</w:t>
      </w:r>
    </w:p>
    <w:p w14:paraId="07C92F2E" w14:textId="7867EB09" w:rsidR="00C52CBF" w:rsidRDefault="00C52CBF" w:rsidP="00C52CBF">
      <w:pPr>
        <w:pStyle w:val="Paragraphedeliste"/>
        <w:numPr>
          <w:ilvl w:val="0"/>
          <w:numId w:val="85"/>
        </w:numPr>
      </w:pPr>
      <w:r>
        <w:t>Baume d’intellection</w:t>
      </w:r>
    </w:p>
    <w:p w14:paraId="17502353" w14:textId="2523A86B" w:rsidR="00C52CBF" w:rsidRDefault="00C52CBF" w:rsidP="00C52CBF">
      <w:pPr>
        <w:pStyle w:val="Paragraphedeliste"/>
        <w:numPr>
          <w:ilvl w:val="0"/>
          <w:numId w:val="85"/>
        </w:numPr>
      </w:pPr>
      <w:r>
        <w:t>Baume de perfection</w:t>
      </w:r>
    </w:p>
    <w:p w14:paraId="45B0A7D6" w14:textId="0C933AD8" w:rsidR="00C52CBF" w:rsidRDefault="00C52CBF" w:rsidP="00C52CBF">
      <w:pPr>
        <w:pStyle w:val="Paragraphedeliste"/>
        <w:numPr>
          <w:ilvl w:val="0"/>
          <w:numId w:val="85"/>
        </w:numPr>
      </w:pPr>
      <w:r>
        <w:t>Baume de discretion</w:t>
      </w:r>
    </w:p>
    <w:p w14:paraId="6400C505" w14:textId="5F3BFCAD" w:rsidR="00C52CBF" w:rsidRDefault="00C52CBF" w:rsidP="00C52CBF">
      <w:pPr>
        <w:pStyle w:val="Paragraphedeliste"/>
        <w:numPr>
          <w:ilvl w:val="0"/>
          <w:numId w:val="85"/>
        </w:numPr>
      </w:pPr>
      <w:r>
        <w:t>Baume de survie</w:t>
      </w:r>
    </w:p>
    <w:p w14:paraId="02A06B2B" w14:textId="51665D54" w:rsidR="00C52CBF" w:rsidRDefault="00C52CBF" w:rsidP="00C52CBF">
      <w:pPr>
        <w:pStyle w:val="Paragraphedeliste"/>
        <w:numPr>
          <w:ilvl w:val="0"/>
          <w:numId w:val="85"/>
        </w:numPr>
      </w:pPr>
      <w:r>
        <w:t>Baume de prudence</w:t>
      </w:r>
    </w:p>
    <w:p w14:paraId="1B597190" w14:textId="6DC0CBC5" w:rsidR="00C52CBF" w:rsidRDefault="00C52CBF" w:rsidP="00C52CBF">
      <w:pPr>
        <w:pStyle w:val="Titre4"/>
      </w:pPr>
      <w:r>
        <w:t>Les sirops</w:t>
      </w:r>
    </w:p>
    <w:p w14:paraId="416228B7" w14:textId="5D9A5CD7" w:rsidR="00C52CBF" w:rsidRDefault="00C52CBF" w:rsidP="00C52CBF">
      <w:pPr>
        <w:pStyle w:val="Paragraphedeliste"/>
        <w:numPr>
          <w:ilvl w:val="0"/>
          <w:numId w:val="86"/>
        </w:numPr>
      </w:pPr>
      <w:r>
        <w:t>Sirop de soin immédiat</w:t>
      </w:r>
    </w:p>
    <w:p w14:paraId="1B9FD425" w14:textId="4F40EA31" w:rsidR="00C52CBF" w:rsidRDefault="00C52CBF" w:rsidP="00C52CBF">
      <w:pPr>
        <w:pStyle w:val="Paragraphedeliste"/>
        <w:numPr>
          <w:ilvl w:val="0"/>
          <w:numId w:val="86"/>
        </w:numPr>
      </w:pPr>
      <w:r>
        <w:t>Sirop réhydratant</w:t>
      </w:r>
    </w:p>
    <w:p w14:paraId="6C749339" w14:textId="2DEDE714" w:rsidR="00C52CBF" w:rsidRDefault="00C52CBF" w:rsidP="00C52CBF">
      <w:pPr>
        <w:pStyle w:val="Paragraphedeliste"/>
        <w:numPr>
          <w:ilvl w:val="0"/>
          <w:numId w:val="86"/>
        </w:numPr>
      </w:pPr>
      <w:r>
        <w:t>Sirop de réhydratation</w:t>
      </w:r>
    </w:p>
    <w:p w14:paraId="086536A4" w14:textId="625C1A59" w:rsidR="00C52CBF" w:rsidRDefault="00C52CBF" w:rsidP="00C52CBF">
      <w:pPr>
        <w:pStyle w:val="Paragraphedeliste"/>
        <w:numPr>
          <w:ilvl w:val="0"/>
          <w:numId w:val="86"/>
        </w:numPr>
      </w:pPr>
      <w:r>
        <w:t>Additif brûle vite</w:t>
      </w:r>
    </w:p>
    <w:p w14:paraId="5497E5EA" w14:textId="730B36EF" w:rsidR="00C52CBF" w:rsidRDefault="00C52CBF" w:rsidP="00C52CBF">
      <w:pPr>
        <w:pStyle w:val="Paragraphedeliste"/>
        <w:numPr>
          <w:ilvl w:val="0"/>
          <w:numId w:val="86"/>
        </w:numPr>
      </w:pPr>
      <w:r>
        <w:t>Additif d’amélioration de rendement</w:t>
      </w:r>
    </w:p>
    <w:p w14:paraId="37CA9D8F" w14:textId="092C6977" w:rsidR="00C52CBF" w:rsidRDefault="00C52CBF" w:rsidP="00C52CBF">
      <w:pPr>
        <w:pStyle w:val="Paragraphedeliste"/>
        <w:numPr>
          <w:ilvl w:val="0"/>
          <w:numId w:val="86"/>
        </w:numPr>
      </w:pPr>
      <w:r>
        <w:t>Sirop de Sens augmentés</w:t>
      </w:r>
    </w:p>
    <w:p w14:paraId="202D6946" w14:textId="52F23D7E" w:rsidR="00C52CBF" w:rsidRDefault="00C52CBF" w:rsidP="00C52CBF">
      <w:pPr>
        <w:pStyle w:val="Paragraphedeliste"/>
        <w:numPr>
          <w:ilvl w:val="0"/>
          <w:numId w:val="86"/>
        </w:numPr>
      </w:pPr>
      <w:r>
        <w:t>Boisson de préscience</w:t>
      </w:r>
    </w:p>
    <w:p w14:paraId="07D6B534" w14:textId="51D57F0A" w:rsidR="00C52CBF" w:rsidRDefault="00C52CBF" w:rsidP="00C52CBF">
      <w:pPr>
        <w:pStyle w:val="Paragraphedeliste"/>
        <w:numPr>
          <w:ilvl w:val="0"/>
          <w:numId w:val="86"/>
        </w:numPr>
      </w:pPr>
      <w:r>
        <w:t>Boisson d’autorité</w:t>
      </w:r>
    </w:p>
    <w:p w14:paraId="67C6D490" w14:textId="311A1DB1" w:rsidR="00C52CBF" w:rsidRDefault="00C52CBF" w:rsidP="00C52CBF">
      <w:pPr>
        <w:pStyle w:val="Paragraphedeliste"/>
        <w:numPr>
          <w:ilvl w:val="0"/>
          <w:numId w:val="86"/>
        </w:numPr>
      </w:pPr>
      <w:r>
        <w:t>Boisson du gentleman</w:t>
      </w:r>
    </w:p>
    <w:p w14:paraId="06777D99" w14:textId="2FB4C262" w:rsidR="00C52CBF" w:rsidRDefault="00C52CBF" w:rsidP="00C52CBF">
      <w:pPr>
        <w:pStyle w:val="Paragraphedeliste"/>
        <w:numPr>
          <w:ilvl w:val="0"/>
          <w:numId w:val="86"/>
        </w:numPr>
      </w:pPr>
      <w:r>
        <w:t>Sirop de résistance augmentée</w:t>
      </w:r>
    </w:p>
    <w:p w14:paraId="2A9EF89F" w14:textId="7B3505E0" w:rsidR="00C52CBF" w:rsidRDefault="00C52CBF" w:rsidP="00C52CBF">
      <w:pPr>
        <w:pStyle w:val="Paragraphedeliste"/>
        <w:numPr>
          <w:ilvl w:val="0"/>
          <w:numId w:val="86"/>
        </w:numPr>
      </w:pPr>
      <w:r>
        <w:t>Boisson d’endurance</w:t>
      </w:r>
    </w:p>
    <w:p w14:paraId="162A98CF" w14:textId="7848BF9B" w:rsidR="00C52CBF" w:rsidRDefault="00C52CBF" w:rsidP="00C52CBF">
      <w:pPr>
        <w:pStyle w:val="Titre4"/>
      </w:pPr>
      <w:r>
        <w:t>Les gélules</w:t>
      </w:r>
    </w:p>
    <w:p w14:paraId="05FA8EE6" w14:textId="1618A9E0" w:rsidR="00C52CBF" w:rsidRDefault="00C52CBF" w:rsidP="00C52CBF">
      <w:pPr>
        <w:pStyle w:val="Paragraphedeliste"/>
        <w:numPr>
          <w:ilvl w:val="0"/>
          <w:numId w:val="87"/>
        </w:numPr>
      </w:pPr>
      <w:r>
        <w:t>Gélule de regain d’énergie</w:t>
      </w:r>
    </w:p>
    <w:p w14:paraId="10C2A3F5" w14:textId="1969CEB6" w:rsidR="00C52CBF" w:rsidRDefault="00C52CBF" w:rsidP="00C52CBF">
      <w:pPr>
        <w:pStyle w:val="Paragraphedeliste"/>
        <w:numPr>
          <w:ilvl w:val="0"/>
          <w:numId w:val="87"/>
        </w:numPr>
      </w:pPr>
      <w:r>
        <w:t>Gélule de regain d’énergie accéléré</w:t>
      </w:r>
    </w:p>
    <w:p w14:paraId="12170D66" w14:textId="29BC77EB" w:rsidR="00C52CBF" w:rsidRDefault="00C52CBF" w:rsidP="00C52CBF">
      <w:pPr>
        <w:pStyle w:val="Paragraphedeliste"/>
        <w:numPr>
          <w:ilvl w:val="0"/>
          <w:numId w:val="87"/>
        </w:numPr>
      </w:pPr>
      <w:r>
        <w:t>Gélule coupe faim</w:t>
      </w:r>
    </w:p>
    <w:p w14:paraId="0B2BC8A1" w14:textId="7630B479" w:rsidR="00C52CBF" w:rsidRDefault="00C52CBF" w:rsidP="00C52CBF">
      <w:pPr>
        <w:pStyle w:val="Paragraphedeliste"/>
        <w:numPr>
          <w:ilvl w:val="0"/>
          <w:numId w:val="87"/>
        </w:numPr>
      </w:pPr>
      <w:r>
        <w:t>Gélule de faim amoindrie</w:t>
      </w:r>
    </w:p>
    <w:p w14:paraId="4FC5E6B6" w14:textId="17BFF9E3" w:rsidR="00C52CBF" w:rsidRDefault="00C52CBF" w:rsidP="00C52CBF">
      <w:pPr>
        <w:pStyle w:val="Paragraphedeliste"/>
        <w:numPr>
          <w:ilvl w:val="0"/>
          <w:numId w:val="87"/>
        </w:numPr>
      </w:pPr>
      <w:r>
        <w:t>Gélule d’amélioration mentale</w:t>
      </w:r>
    </w:p>
    <w:p w14:paraId="141F81B7" w14:textId="13D714B9" w:rsidR="00C52CBF" w:rsidRDefault="00C52CBF" w:rsidP="00C52CBF">
      <w:pPr>
        <w:pStyle w:val="Paragraphedeliste"/>
        <w:numPr>
          <w:ilvl w:val="0"/>
          <w:numId w:val="87"/>
        </w:numPr>
        <w:jc w:val="both"/>
      </w:pPr>
      <w:r>
        <w:t>Gélule de charme</w:t>
      </w:r>
    </w:p>
    <w:p w14:paraId="3AE239FB" w14:textId="6C1005D6" w:rsidR="00C52CBF" w:rsidRDefault="00C52CBF" w:rsidP="00C52CBF">
      <w:pPr>
        <w:pStyle w:val="Paragraphedeliste"/>
        <w:numPr>
          <w:ilvl w:val="0"/>
          <w:numId w:val="87"/>
        </w:numPr>
        <w:jc w:val="both"/>
      </w:pPr>
      <w:r>
        <w:t>Gélule méditative</w:t>
      </w:r>
    </w:p>
    <w:p w14:paraId="630258A8" w14:textId="54817206" w:rsidR="00C52CBF" w:rsidRDefault="00C52CBF" w:rsidP="00C52CBF">
      <w:pPr>
        <w:pStyle w:val="Paragraphedeliste"/>
        <w:numPr>
          <w:ilvl w:val="0"/>
          <w:numId w:val="87"/>
        </w:numPr>
        <w:jc w:val="both"/>
      </w:pPr>
      <w:r>
        <w:t>Gélule d’intuition</w:t>
      </w:r>
    </w:p>
    <w:p w14:paraId="5A7EFB74" w14:textId="2AE8A453" w:rsidR="00C52CBF" w:rsidRDefault="00C52CBF" w:rsidP="00C52CBF">
      <w:pPr>
        <w:pStyle w:val="Paragraphedeliste"/>
        <w:numPr>
          <w:ilvl w:val="0"/>
          <w:numId w:val="87"/>
        </w:numPr>
        <w:jc w:val="both"/>
      </w:pPr>
      <w:r>
        <w:t>Gélule d’habileté</w:t>
      </w:r>
    </w:p>
    <w:p w14:paraId="03F6B775" w14:textId="5B53E403" w:rsidR="00C52CBF" w:rsidRDefault="00C52CBF" w:rsidP="00C52CBF">
      <w:pPr>
        <w:pStyle w:val="Paragraphedeliste"/>
        <w:numPr>
          <w:ilvl w:val="0"/>
          <w:numId w:val="87"/>
        </w:numPr>
        <w:jc w:val="both"/>
      </w:pPr>
      <w:r>
        <w:t>Gélule Psychique</w:t>
      </w:r>
    </w:p>
    <w:p w14:paraId="7F6B882B" w14:textId="2B537B8B" w:rsidR="00C52CBF" w:rsidRDefault="00C52CBF" w:rsidP="00C52CBF">
      <w:pPr>
        <w:pStyle w:val="Paragraphedeliste"/>
        <w:numPr>
          <w:ilvl w:val="0"/>
          <w:numId w:val="87"/>
        </w:numPr>
        <w:jc w:val="both"/>
      </w:pPr>
      <w:r>
        <w:t>Gélule de défense augmentée</w:t>
      </w:r>
    </w:p>
    <w:p w14:paraId="3C5F33D0" w14:textId="320A15C4" w:rsidR="00C52CBF" w:rsidRPr="00C52CBF" w:rsidRDefault="00C52CBF" w:rsidP="00C52CBF">
      <w:pPr>
        <w:pStyle w:val="Paragraphedeliste"/>
        <w:numPr>
          <w:ilvl w:val="0"/>
          <w:numId w:val="87"/>
        </w:numPr>
        <w:jc w:val="both"/>
      </w:pPr>
      <w:r>
        <w:t>Gélule Seiza</w:t>
      </w:r>
    </w:p>
    <w:p w14:paraId="7F643FFD" w14:textId="77777777" w:rsidR="0012684C" w:rsidRDefault="0012684C" w:rsidP="0012684C">
      <w:pPr>
        <w:pStyle w:val="Titre2"/>
      </w:pPr>
      <w:bookmarkStart w:id="171" w:name="_Toc384287139"/>
      <w:bookmarkStart w:id="172" w:name="_Toc384985697"/>
      <w:r w:rsidRPr="0012684C">
        <w:lastRenderedPageBreak/>
        <w:t>Cuisine</w:t>
      </w:r>
      <w:bookmarkEnd w:id="171"/>
      <w:bookmarkEnd w:id="172"/>
    </w:p>
    <w:p w14:paraId="43F7CCBD" w14:textId="5196C3BC" w:rsidR="00050B4D" w:rsidRDefault="00837922" w:rsidP="00050B4D">
      <w:pPr>
        <w:keepNext/>
        <w:jc w:val="center"/>
      </w:pPr>
      <w:r>
        <w:pict w14:anchorId="3A911270">
          <v:shape id="_x0000_i1040" type="#_x0000_t75" style="width:140.85pt;height:140.85pt">
            <v:imagedata r:id="rId28" o:title="Cuisine"/>
          </v:shape>
        </w:pict>
      </w:r>
    </w:p>
    <w:p w14:paraId="14764402" w14:textId="77777777" w:rsidR="00050B4D" w:rsidRPr="00050B4D" w:rsidRDefault="00050B4D" w:rsidP="00050B4D">
      <w:pPr>
        <w:pStyle w:val="Lgende"/>
        <w:jc w:val="center"/>
      </w:pPr>
      <w:r>
        <w:t xml:space="preserve">Figure </w:t>
      </w:r>
      <w:fldSimple w:instr=" SEQ Figure \* ARABIC ">
        <w:r w:rsidR="007478A9">
          <w:rPr>
            <w:noProof/>
          </w:rPr>
          <w:t>15</w:t>
        </w:r>
      </w:fldSimple>
      <w:r>
        <w:t xml:space="preserve"> : Cuisine - Terre</w:t>
      </w:r>
    </w:p>
    <w:p w14:paraId="181BAFEF" w14:textId="77777777" w:rsidR="0012684C" w:rsidRDefault="0012684C" w:rsidP="0012684C">
      <w:pPr>
        <w:pStyle w:val="Titre3"/>
      </w:pPr>
      <w:r w:rsidRPr="0012684C">
        <w:t>Description</w:t>
      </w:r>
    </w:p>
    <w:p w14:paraId="793927EE" w14:textId="23A72DAB" w:rsidR="0012684C" w:rsidRPr="006C5436" w:rsidRDefault="0012684C" w:rsidP="0012684C">
      <w:r w:rsidRPr="00A520ED">
        <w:rPr>
          <w:b/>
        </w:rPr>
        <w:t>La cuisine</w:t>
      </w:r>
      <w:r>
        <w:t xml:space="preserve"> </w:t>
      </w:r>
      <w:r w:rsidR="00681F1D" w:rsidRPr="00681F1D">
        <w:t>permet aux personnages de confectionner des plats en cuisinant des ingrédients. Ces plats sont plus digestes que les plantes vierges du sol lunaire</w:t>
      </w:r>
      <w:r>
        <w:t>.</w:t>
      </w:r>
    </w:p>
    <w:p w14:paraId="20BDD9F0" w14:textId="77777777" w:rsidR="0012684C" w:rsidRDefault="0012684C" w:rsidP="0012684C">
      <w:pPr>
        <w:pStyle w:val="Titre3"/>
      </w:pPr>
      <w:r w:rsidRPr="0012684C">
        <w:t>Compétences</w:t>
      </w:r>
    </w:p>
    <w:p w14:paraId="700D2E4C" w14:textId="415CF271" w:rsidR="001856E6" w:rsidRDefault="001856E6" w:rsidP="001856E6">
      <w:pPr>
        <w:pStyle w:val="Paragraphedeliste"/>
        <w:numPr>
          <w:ilvl w:val="0"/>
          <w:numId w:val="89"/>
        </w:numPr>
      </w:pPr>
      <w:r>
        <w:t>Baratter Oli</w:t>
      </w:r>
    </w:p>
    <w:p w14:paraId="19893FB0" w14:textId="77518AAD" w:rsidR="001856E6" w:rsidRDefault="001856E6" w:rsidP="001856E6">
      <w:pPr>
        <w:pStyle w:val="Paragraphedeliste"/>
        <w:numPr>
          <w:ilvl w:val="0"/>
          <w:numId w:val="89"/>
        </w:numPr>
      </w:pPr>
      <w:r>
        <w:t>Barrater Arido</w:t>
      </w:r>
    </w:p>
    <w:p w14:paraId="201240ED" w14:textId="17E3707D" w:rsidR="001856E6" w:rsidRDefault="001856E6" w:rsidP="001856E6">
      <w:pPr>
        <w:pStyle w:val="Paragraphedeliste"/>
        <w:numPr>
          <w:ilvl w:val="0"/>
          <w:numId w:val="89"/>
        </w:numPr>
      </w:pPr>
      <w:r>
        <w:t>Baratter Thorno</w:t>
      </w:r>
    </w:p>
    <w:p w14:paraId="0E421319" w14:textId="5D5003B1" w:rsidR="001856E6" w:rsidRDefault="001856E6" w:rsidP="001856E6">
      <w:pPr>
        <w:pStyle w:val="Paragraphedeliste"/>
        <w:numPr>
          <w:ilvl w:val="0"/>
          <w:numId w:val="89"/>
        </w:numPr>
      </w:pPr>
      <w:r>
        <w:t>Cuisiner Salade de Flento</w:t>
      </w:r>
    </w:p>
    <w:p w14:paraId="0B5F2D0D" w14:textId="679A645B" w:rsidR="001856E6" w:rsidRDefault="001856E6" w:rsidP="001856E6">
      <w:pPr>
        <w:pStyle w:val="Paragraphedeliste"/>
        <w:numPr>
          <w:ilvl w:val="0"/>
          <w:numId w:val="89"/>
        </w:numPr>
      </w:pPr>
      <w:r>
        <w:t>Cuisiner Salade de Fiko</w:t>
      </w:r>
    </w:p>
    <w:p w14:paraId="61AA9170" w14:textId="53E3A679" w:rsidR="001856E6" w:rsidRDefault="001856E6" w:rsidP="001856E6">
      <w:pPr>
        <w:pStyle w:val="Paragraphedeliste"/>
        <w:numPr>
          <w:ilvl w:val="0"/>
          <w:numId w:val="89"/>
        </w:numPr>
      </w:pPr>
      <w:r>
        <w:t>Cuisiner Salade de Lichoj</w:t>
      </w:r>
    </w:p>
    <w:p w14:paraId="2908DBC4" w14:textId="5F76599B" w:rsidR="001856E6" w:rsidRDefault="001856E6" w:rsidP="001856E6">
      <w:pPr>
        <w:pStyle w:val="Paragraphedeliste"/>
        <w:numPr>
          <w:ilvl w:val="0"/>
          <w:numId w:val="89"/>
        </w:numPr>
      </w:pPr>
      <w:r>
        <w:t>Cuisiner Salade de Beano</w:t>
      </w:r>
    </w:p>
    <w:p w14:paraId="54BB9821" w14:textId="1E9FF551" w:rsidR="00746E6F" w:rsidRDefault="00746E6F" w:rsidP="001856E6">
      <w:pPr>
        <w:pStyle w:val="Paragraphedeliste"/>
        <w:numPr>
          <w:ilvl w:val="0"/>
          <w:numId w:val="89"/>
        </w:numPr>
      </w:pPr>
      <w:r>
        <w:t>Griller de l’Adano</w:t>
      </w:r>
    </w:p>
    <w:p w14:paraId="78C4528D" w14:textId="15D857E6" w:rsidR="00746E6F" w:rsidRDefault="00746E6F" w:rsidP="001856E6">
      <w:pPr>
        <w:pStyle w:val="Paragraphedeliste"/>
        <w:numPr>
          <w:ilvl w:val="0"/>
          <w:numId w:val="89"/>
        </w:numPr>
      </w:pPr>
      <w:r>
        <w:t>Griller de Pino</w:t>
      </w:r>
    </w:p>
    <w:p w14:paraId="7992F545" w14:textId="1EA0B917" w:rsidR="00746E6F" w:rsidRDefault="00746E6F" w:rsidP="001856E6">
      <w:pPr>
        <w:pStyle w:val="Paragraphedeliste"/>
        <w:numPr>
          <w:ilvl w:val="0"/>
          <w:numId w:val="89"/>
        </w:numPr>
      </w:pPr>
      <w:r>
        <w:t>Griller de l’Arido</w:t>
      </w:r>
    </w:p>
    <w:p w14:paraId="0A0C8D98" w14:textId="16E97C07" w:rsidR="00746E6F" w:rsidRDefault="00746E6F" w:rsidP="001856E6">
      <w:pPr>
        <w:pStyle w:val="Paragraphedeliste"/>
        <w:numPr>
          <w:ilvl w:val="0"/>
          <w:numId w:val="89"/>
        </w:numPr>
      </w:pPr>
      <w:r>
        <w:t>Mixer une boisson frappée au Thorno</w:t>
      </w:r>
    </w:p>
    <w:p w14:paraId="6DD7DA0E" w14:textId="6FAC581A" w:rsidR="00746E6F" w:rsidRDefault="00746E6F" w:rsidP="00746E6F">
      <w:pPr>
        <w:pStyle w:val="Paragraphedeliste"/>
        <w:numPr>
          <w:ilvl w:val="0"/>
          <w:numId w:val="89"/>
        </w:numPr>
      </w:pPr>
      <w:r>
        <w:t>Mixer une boisson frappée aux airelles</w:t>
      </w:r>
    </w:p>
    <w:p w14:paraId="04208C20" w14:textId="19506A33" w:rsidR="00746E6F" w:rsidRDefault="00746E6F" w:rsidP="00746E6F">
      <w:pPr>
        <w:pStyle w:val="Paragraphedeliste"/>
        <w:numPr>
          <w:ilvl w:val="0"/>
          <w:numId w:val="89"/>
        </w:numPr>
      </w:pPr>
      <w:r>
        <w:t>Mixer une boisson frappée au fangsorxo</w:t>
      </w:r>
    </w:p>
    <w:p w14:paraId="7A43E260" w14:textId="26970D01" w:rsidR="00746E6F" w:rsidRDefault="00746E6F" w:rsidP="00746E6F">
      <w:pPr>
        <w:pStyle w:val="Paragraphedeliste"/>
        <w:numPr>
          <w:ilvl w:val="0"/>
          <w:numId w:val="89"/>
        </w:numPr>
      </w:pPr>
      <w:r>
        <w:t>Préparer un Muesli au Thorno</w:t>
      </w:r>
    </w:p>
    <w:p w14:paraId="31B030D3" w14:textId="462355D3" w:rsidR="00746E6F" w:rsidRPr="001856E6" w:rsidRDefault="00746E6F" w:rsidP="00746E6F">
      <w:pPr>
        <w:pStyle w:val="Paragraphedeliste"/>
        <w:numPr>
          <w:ilvl w:val="0"/>
          <w:numId w:val="89"/>
        </w:numPr>
      </w:pPr>
      <w:r>
        <w:t>Préparer un Muesli aux airelles</w:t>
      </w:r>
    </w:p>
    <w:p w14:paraId="4F4DEE43" w14:textId="262BAD3B" w:rsidR="00746E6F" w:rsidRPr="001856E6" w:rsidRDefault="00746E6F" w:rsidP="00746E6F">
      <w:pPr>
        <w:pStyle w:val="Paragraphedeliste"/>
        <w:numPr>
          <w:ilvl w:val="0"/>
          <w:numId w:val="89"/>
        </w:numPr>
      </w:pPr>
      <w:r>
        <w:t>Préparer un Muesli au Fangsorxo</w:t>
      </w:r>
    </w:p>
    <w:p w14:paraId="605ED8CE" w14:textId="740BD38E" w:rsidR="00746E6F" w:rsidRDefault="00746E6F" w:rsidP="00746E6F">
      <w:pPr>
        <w:pStyle w:val="Paragraphedeliste"/>
        <w:numPr>
          <w:ilvl w:val="0"/>
          <w:numId w:val="89"/>
        </w:numPr>
      </w:pPr>
      <w:r>
        <w:t>Préparer un confit de Pino</w:t>
      </w:r>
    </w:p>
    <w:p w14:paraId="74A188D9" w14:textId="52668B0F" w:rsidR="00746E6F" w:rsidRDefault="00746E6F" w:rsidP="00746E6F">
      <w:pPr>
        <w:pStyle w:val="Paragraphedeliste"/>
        <w:numPr>
          <w:ilvl w:val="0"/>
          <w:numId w:val="89"/>
        </w:numPr>
      </w:pPr>
      <w:r>
        <w:t>Préparer un confit de Flento</w:t>
      </w:r>
    </w:p>
    <w:p w14:paraId="04BFEFFE" w14:textId="4C0422AE" w:rsidR="00746E6F" w:rsidRDefault="00746E6F" w:rsidP="00746E6F">
      <w:pPr>
        <w:pStyle w:val="Paragraphedeliste"/>
        <w:numPr>
          <w:ilvl w:val="0"/>
          <w:numId w:val="89"/>
        </w:numPr>
      </w:pPr>
      <w:r>
        <w:t>Préparer un confit de Lavo</w:t>
      </w:r>
    </w:p>
    <w:p w14:paraId="42F1A999" w14:textId="44075643" w:rsidR="00746E6F" w:rsidRDefault="00746E6F" w:rsidP="00746E6F">
      <w:pPr>
        <w:pStyle w:val="Paragraphedeliste"/>
        <w:numPr>
          <w:ilvl w:val="0"/>
          <w:numId w:val="89"/>
        </w:numPr>
      </w:pPr>
      <w:r>
        <w:t>Préparer un confit d’Eiko</w:t>
      </w:r>
    </w:p>
    <w:p w14:paraId="1FE58AB7" w14:textId="568E4F9B" w:rsidR="00746E6F" w:rsidRDefault="00746E6F" w:rsidP="00746E6F">
      <w:pPr>
        <w:pStyle w:val="Paragraphedeliste"/>
        <w:numPr>
          <w:ilvl w:val="0"/>
          <w:numId w:val="89"/>
        </w:numPr>
      </w:pPr>
      <w:r>
        <w:t>Préparer une confiture de Thorno</w:t>
      </w:r>
    </w:p>
    <w:p w14:paraId="688522A0" w14:textId="58FB3FAA" w:rsidR="00746E6F" w:rsidRDefault="00746E6F" w:rsidP="00746E6F">
      <w:pPr>
        <w:pStyle w:val="Paragraphedeliste"/>
        <w:numPr>
          <w:ilvl w:val="0"/>
          <w:numId w:val="89"/>
        </w:numPr>
      </w:pPr>
      <w:r>
        <w:t>Préparer une confiture d’airelles</w:t>
      </w:r>
    </w:p>
    <w:p w14:paraId="015FF309" w14:textId="04C7819C" w:rsidR="00746E6F" w:rsidRDefault="00746E6F" w:rsidP="00746E6F">
      <w:pPr>
        <w:pStyle w:val="Paragraphedeliste"/>
        <w:numPr>
          <w:ilvl w:val="0"/>
          <w:numId w:val="89"/>
        </w:numPr>
      </w:pPr>
      <w:r>
        <w:t>Préparer une confiture de Squo</w:t>
      </w:r>
    </w:p>
    <w:p w14:paraId="39C63AB8" w14:textId="1B495904" w:rsidR="00746E6F" w:rsidRDefault="00746E6F" w:rsidP="00746E6F">
      <w:pPr>
        <w:pStyle w:val="Paragraphedeliste"/>
        <w:numPr>
          <w:ilvl w:val="0"/>
          <w:numId w:val="89"/>
        </w:numPr>
      </w:pPr>
      <w:r>
        <w:t>Préparer une confiture de Fangsorxo</w:t>
      </w:r>
    </w:p>
    <w:p w14:paraId="74C3EC33" w14:textId="630BF3F5" w:rsidR="00746E6F" w:rsidRDefault="00746E6F" w:rsidP="00746E6F">
      <w:pPr>
        <w:pStyle w:val="Paragraphedeliste"/>
        <w:numPr>
          <w:ilvl w:val="0"/>
          <w:numId w:val="89"/>
        </w:numPr>
      </w:pPr>
      <w:r>
        <w:t>Préparer une confiture de Kakto</w:t>
      </w:r>
    </w:p>
    <w:p w14:paraId="67E8A4ED" w14:textId="34631A99" w:rsidR="00746E6F" w:rsidRDefault="00746E6F" w:rsidP="00746E6F">
      <w:pPr>
        <w:pStyle w:val="Paragraphedeliste"/>
        <w:numPr>
          <w:ilvl w:val="0"/>
          <w:numId w:val="89"/>
        </w:numPr>
      </w:pPr>
      <w:r>
        <w:t>Préparer un gateau au Pino</w:t>
      </w:r>
    </w:p>
    <w:p w14:paraId="1C48EAC4" w14:textId="7970ECDA" w:rsidR="00746E6F" w:rsidRDefault="00746E6F" w:rsidP="00746E6F">
      <w:pPr>
        <w:pStyle w:val="Paragraphedeliste"/>
        <w:numPr>
          <w:ilvl w:val="0"/>
          <w:numId w:val="89"/>
        </w:numPr>
      </w:pPr>
      <w:r>
        <w:t>Préparer un gateau aux baies de Thorno</w:t>
      </w:r>
    </w:p>
    <w:p w14:paraId="59003EAA" w14:textId="0AECA8FB" w:rsidR="00746E6F" w:rsidRDefault="00746E6F" w:rsidP="00746E6F">
      <w:pPr>
        <w:pStyle w:val="Paragraphedeliste"/>
        <w:numPr>
          <w:ilvl w:val="0"/>
          <w:numId w:val="89"/>
        </w:numPr>
      </w:pPr>
      <w:r>
        <w:t>Préparer un gateau aux airelles</w:t>
      </w:r>
    </w:p>
    <w:p w14:paraId="7C3B5304" w14:textId="4AE3A774" w:rsidR="00746E6F" w:rsidRDefault="00746E6F" w:rsidP="00746E6F">
      <w:pPr>
        <w:pStyle w:val="Paragraphedeliste"/>
        <w:numPr>
          <w:ilvl w:val="0"/>
          <w:numId w:val="89"/>
        </w:numPr>
      </w:pPr>
      <w:r>
        <w:t>Préparer un gateau au Squo</w:t>
      </w:r>
    </w:p>
    <w:p w14:paraId="09DBA8B4" w14:textId="1A49B2F8" w:rsidR="00746E6F" w:rsidRDefault="00746E6F" w:rsidP="00746E6F">
      <w:pPr>
        <w:pStyle w:val="Paragraphedeliste"/>
        <w:numPr>
          <w:ilvl w:val="0"/>
          <w:numId w:val="89"/>
        </w:numPr>
      </w:pPr>
      <w:r>
        <w:t>Préparer un gateau au Fangsorxo</w:t>
      </w:r>
    </w:p>
    <w:p w14:paraId="5E8B1FA4" w14:textId="68B4FD99" w:rsidR="00746E6F" w:rsidRDefault="00746E6F" w:rsidP="00746E6F">
      <w:pPr>
        <w:pStyle w:val="Paragraphedeliste"/>
        <w:numPr>
          <w:ilvl w:val="0"/>
          <w:numId w:val="89"/>
        </w:numPr>
      </w:pPr>
      <w:r>
        <w:lastRenderedPageBreak/>
        <w:t>Préparer un gateau au Kakto</w:t>
      </w:r>
    </w:p>
    <w:p w14:paraId="60B4B7F2" w14:textId="01A2262C" w:rsidR="00746E6F" w:rsidRDefault="00746E6F" w:rsidP="00746E6F">
      <w:pPr>
        <w:pStyle w:val="Paragraphedeliste"/>
        <w:numPr>
          <w:ilvl w:val="0"/>
          <w:numId w:val="89"/>
        </w:numPr>
      </w:pPr>
      <w:r>
        <w:t>Préparer un lait de Pino</w:t>
      </w:r>
    </w:p>
    <w:p w14:paraId="12DE9FB9" w14:textId="50D2B63E" w:rsidR="00746E6F" w:rsidRDefault="00746E6F" w:rsidP="00746E6F">
      <w:pPr>
        <w:pStyle w:val="Paragraphedeliste"/>
        <w:numPr>
          <w:ilvl w:val="0"/>
          <w:numId w:val="89"/>
        </w:numPr>
      </w:pPr>
      <w:r>
        <w:t>Préparer un lait d’Arido</w:t>
      </w:r>
    </w:p>
    <w:p w14:paraId="243999EC" w14:textId="0F156FE1" w:rsidR="00746E6F" w:rsidRDefault="00746E6F" w:rsidP="00746E6F">
      <w:pPr>
        <w:pStyle w:val="Paragraphedeliste"/>
        <w:numPr>
          <w:ilvl w:val="0"/>
          <w:numId w:val="89"/>
        </w:numPr>
      </w:pPr>
      <w:r>
        <w:t>Préparer un lait de ligio</w:t>
      </w:r>
    </w:p>
    <w:p w14:paraId="3EA65B9D" w14:textId="5961C3BF" w:rsidR="00746E6F" w:rsidRDefault="00746E6F" w:rsidP="00746E6F">
      <w:pPr>
        <w:pStyle w:val="Paragraphedeliste"/>
        <w:numPr>
          <w:ilvl w:val="0"/>
          <w:numId w:val="89"/>
        </w:numPr>
      </w:pPr>
      <w:r>
        <w:t>Préparer un fromage à base de Pino</w:t>
      </w:r>
    </w:p>
    <w:p w14:paraId="4471B60C" w14:textId="043E3A9A" w:rsidR="00746E6F" w:rsidRDefault="00746E6F" w:rsidP="00746E6F">
      <w:pPr>
        <w:pStyle w:val="Paragraphedeliste"/>
        <w:numPr>
          <w:ilvl w:val="0"/>
          <w:numId w:val="89"/>
        </w:numPr>
      </w:pPr>
      <w:r>
        <w:t>Préparer un fromage à base d’Arido</w:t>
      </w:r>
    </w:p>
    <w:p w14:paraId="2F30F546" w14:textId="5181FF59" w:rsidR="00746E6F" w:rsidRDefault="00746E6F" w:rsidP="00746E6F">
      <w:pPr>
        <w:pStyle w:val="Paragraphedeliste"/>
        <w:numPr>
          <w:ilvl w:val="0"/>
          <w:numId w:val="89"/>
        </w:numPr>
      </w:pPr>
      <w:r>
        <w:t>Préparer un fromage à base de Ligio</w:t>
      </w:r>
    </w:p>
    <w:p w14:paraId="625AD3F3" w14:textId="316190D3" w:rsidR="00746E6F" w:rsidRDefault="00746E6F" w:rsidP="00746E6F">
      <w:pPr>
        <w:pStyle w:val="Paragraphedeliste"/>
        <w:numPr>
          <w:ilvl w:val="0"/>
          <w:numId w:val="89"/>
        </w:numPr>
      </w:pPr>
      <w:r>
        <w:t>Aromatiser un fromage au flento</w:t>
      </w:r>
    </w:p>
    <w:p w14:paraId="199CD9F0" w14:textId="536B95FC" w:rsidR="00746E6F" w:rsidRDefault="00746E6F" w:rsidP="00746E6F">
      <w:pPr>
        <w:pStyle w:val="Paragraphedeliste"/>
        <w:numPr>
          <w:ilvl w:val="0"/>
          <w:numId w:val="89"/>
        </w:numPr>
      </w:pPr>
      <w:r>
        <w:t>Aromatiser un fromage au rorro</w:t>
      </w:r>
    </w:p>
    <w:p w14:paraId="1D33485B" w14:textId="315ACBBE" w:rsidR="00746E6F" w:rsidRDefault="00746E6F" w:rsidP="00746E6F">
      <w:pPr>
        <w:pStyle w:val="Paragraphedeliste"/>
        <w:numPr>
          <w:ilvl w:val="0"/>
          <w:numId w:val="89"/>
        </w:numPr>
      </w:pPr>
      <w:r>
        <w:t>Préparer des bonbons au flento</w:t>
      </w:r>
    </w:p>
    <w:p w14:paraId="1AF48338" w14:textId="57F2838D" w:rsidR="00746E6F" w:rsidRDefault="00746E6F" w:rsidP="00746E6F">
      <w:pPr>
        <w:pStyle w:val="Paragraphedeliste"/>
        <w:numPr>
          <w:ilvl w:val="0"/>
          <w:numId w:val="89"/>
        </w:numPr>
      </w:pPr>
      <w:r>
        <w:t>Préparer des bonbons au lavo</w:t>
      </w:r>
    </w:p>
    <w:p w14:paraId="0DADA3FA" w14:textId="2CEF217E" w:rsidR="00746E6F" w:rsidRDefault="00746E6F" w:rsidP="00746E6F">
      <w:pPr>
        <w:pStyle w:val="Paragraphedeliste"/>
        <w:numPr>
          <w:ilvl w:val="0"/>
          <w:numId w:val="89"/>
        </w:numPr>
      </w:pPr>
      <w:r>
        <w:t>Préparer des bonbons aux airelles</w:t>
      </w:r>
    </w:p>
    <w:p w14:paraId="799D91CB" w14:textId="1AA59213" w:rsidR="00746E6F" w:rsidRDefault="00746E6F" w:rsidP="00746E6F">
      <w:pPr>
        <w:pStyle w:val="Paragraphedeliste"/>
        <w:numPr>
          <w:ilvl w:val="0"/>
          <w:numId w:val="89"/>
        </w:numPr>
      </w:pPr>
      <w:r>
        <w:t>Préparer des céréales au Thorno</w:t>
      </w:r>
    </w:p>
    <w:p w14:paraId="6CE4A547" w14:textId="595DAA5A" w:rsidR="00746E6F" w:rsidRDefault="00746E6F" w:rsidP="00746E6F">
      <w:pPr>
        <w:pStyle w:val="Paragraphedeliste"/>
        <w:numPr>
          <w:ilvl w:val="0"/>
          <w:numId w:val="89"/>
        </w:numPr>
      </w:pPr>
      <w:r>
        <w:t>Préparer des céréales aux airelles</w:t>
      </w:r>
    </w:p>
    <w:p w14:paraId="5CE1B15A" w14:textId="0554BC7F" w:rsidR="00746E6F" w:rsidRDefault="00746E6F" w:rsidP="00746E6F">
      <w:pPr>
        <w:pStyle w:val="Paragraphedeliste"/>
        <w:numPr>
          <w:ilvl w:val="0"/>
          <w:numId w:val="89"/>
        </w:numPr>
      </w:pPr>
      <w:r>
        <w:t>Préparer des céréales au fangsorxo</w:t>
      </w:r>
    </w:p>
    <w:p w14:paraId="795D24AB" w14:textId="782856A5" w:rsidR="00746E6F" w:rsidRDefault="00746E6F" w:rsidP="00746E6F">
      <w:pPr>
        <w:pStyle w:val="Paragraphedeliste"/>
        <w:numPr>
          <w:ilvl w:val="0"/>
          <w:numId w:val="89"/>
        </w:numPr>
      </w:pPr>
      <w:r>
        <w:t>Fabriquer du Pain d’Avoro</w:t>
      </w:r>
    </w:p>
    <w:p w14:paraId="5D649EAE" w14:textId="57B535FB" w:rsidR="00746E6F" w:rsidRDefault="00746E6F" w:rsidP="00746E6F">
      <w:pPr>
        <w:pStyle w:val="Paragraphedeliste"/>
        <w:numPr>
          <w:ilvl w:val="0"/>
          <w:numId w:val="89"/>
        </w:numPr>
      </w:pPr>
      <w:r>
        <w:t>Faire du pain de Lichoj</w:t>
      </w:r>
    </w:p>
    <w:p w14:paraId="3E90E530" w14:textId="7F938E34" w:rsidR="00746E6F" w:rsidRDefault="00746E6F" w:rsidP="00746E6F">
      <w:pPr>
        <w:pStyle w:val="Paragraphedeliste"/>
        <w:numPr>
          <w:ilvl w:val="0"/>
          <w:numId w:val="89"/>
        </w:numPr>
      </w:pPr>
      <w:r>
        <w:t>Faire des pates d’Avoro</w:t>
      </w:r>
    </w:p>
    <w:p w14:paraId="661CF298" w14:textId="070BB00A" w:rsidR="00746E6F" w:rsidRDefault="00746E6F" w:rsidP="00746E6F">
      <w:pPr>
        <w:pStyle w:val="Paragraphedeliste"/>
        <w:numPr>
          <w:ilvl w:val="0"/>
          <w:numId w:val="89"/>
        </w:numPr>
      </w:pPr>
      <w:r>
        <w:t>Faire des crepes d’Avoro</w:t>
      </w:r>
    </w:p>
    <w:p w14:paraId="0C7F3472" w14:textId="184F8657" w:rsidR="00746E6F" w:rsidRDefault="00746E6F" w:rsidP="00746E6F">
      <w:pPr>
        <w:pStyle w:val="Paragraphedeliste"/>
        <w:numPr>
          <w:ilvl w:val="0"/>
          <w:numId w:val="89"/>
        </w:numPr>
      </w:pPr>
      <w:r>
        <w:t>Faire des crepes de Lichoj</w:t>
      </w:r>
    </w:p>
    <w:p w14:paraId="52EAE492" w14:textId="4C54ABF9" w:rsidR="00746E6F" w:rsidRDefault="00746E6F" w:rsidP="00746E6F">
      <w:pPr>
        <w:pStyle w:val="Paragraphedeliste"/>
        <w:numPr>
          <w:ilvl w:val="0"/>
          <w:numId w:val="89"/>
        </w:numPr>
      </w:pPr>
      <w:r>
        <w:t>Aromatiser des crepes au confit de pino</w:t>
      </w:r>
    </w:p>
    <w:p w14:paraId="6CC49352" w14:textId="6A7C22F9" w:rsidR="00746E6F" w:rsidRDefault="00746E6F" w:rsidP="00746E6F">
      <w:pPr>
        <w:pStyle w:val="Paragraphedeliste"/>
        <w:numPr>
          <w:ilvl w:val="0"/>
          <w:numId w:val="89"/>
        </w:numPr>
      </w:pPr>
      <w:r>
        <w:t>Aromatiser des crepes au confit de flento</w:t>
      </w:r>
    </w:p>
    <w:p w14:paraId="721353A0" w14:textId="03B4D099" w:rsidR="00746E6F" w:rsidRDefault="00746E6F" w:rsidP="00746E6F">
      <w:pPr>
        <w:pStyle w:val="Paragraphedeliste"/>
        <w:numPr>
          <w:ilvl w:val="0"/>
          <w:numId w:val="89"/>
        </w:numPr>
      </w:pPr>
      <w:r>
        <w:t>Aromatiser des crepes au confit de lavo</w:t>
      </w:r>
    </w:p>
    <w:p w14:paraId="11A1B54C" w14:textId="2F60F319" w:rsidR="00746E6F" w:rsidRDefault="00746E6F" w:rsidP="00746E6F">
      <w:pPr>
        <w:pStyle w:val="Paragraphedeliste"/>
        <w:numPr>
          <w:ilvl w:val="0"/>
          <w:numId w:val="89"/>
        </w:numPr>
      </w:pPr>
      <w:r>
        <w:t>Aromatiser des crepes au confit d’eiko</w:t>
      </w:r>
    </w:p>
    <w:p w14:paraId="477A06BA" w14:textId="21E7A849" w:rsidR="00746E6F" w:rsidRDefault="00746E6F" w:rsidP="00746E6F">
      <w:pPr>
        <w:pStyle w:val="Paragraphedeliste"/>
        <w:numPr>
          <w:ilvl w:val="0"/>
          <w:numId w:val="89"/>
        </w:numPr>
      </w:pPr>
      <w:r>
        <w:t>Aromatiser des crepes à la confiture de Thorno</w:t>
      </w:r>
    </w:p>
    <w:p w14:paraId="7B024A41" w14:textId="03528EE0" w:rsidR="00746E6F" w:rsidRDefault="00746E6F" w:rsidP="00746E6F">
      <w:pPr>
        <w:pStyle w:val="Paragraphedeliste"/>
        <w:numPr>
          <w:ilvl w:val="0"/>
          <w:numId w:val="89"/>
        </w:numPr>
      </w:pPr>
      <w:r>
        <w:t>Aromatiser des crepes à la confiture d’airelles</w:t>
      </w:r>
    </w:p>
    <w:p w14:paraId="005CCDDF" w14:textId="2C0A45EB" w:rsidR="00746E6F" w:rsidRDefault="00746E6F" w:rsidP="00746E6F">
      <w:pPr>
        <w:pStyle w:val="Paragraphedeliste"/>
        <w:numPr>
          <w:ilvl w:val="0"/>
          <w:numId w:val="89"/>
        </w:numPr>
      </w:pPr>
      <w:r>
        <w:t>Aromatiser des crepes à la confiture de squo</w:t>
      </w:r>
    </w:p>
    <w:p w14:paraId="592643F7" w14:textId="4A6E0E56" w:rsidR="00746E6F" w:rsidRDefault="00746E6F" w:rsidP="00746E6F">
      <w:pPr>
        <w:pStyle w:val="Paragraphedeliste"/>
        <w:numPr>
          <w:ilvl w:val="0"/>
          <w:numId w:val="89"/>
        </w:numPr>
      </w:pPr>
      <w:r>
        <w:t>Aromatiser des crepes à la confiture de Fangsorxo</w:t>
      </w:r>
    </w:p>
    <w:p w14:paraId="3E43CF22" w14:textId="5CD9AFB6" w:rsidR="00746E6F" w:rsidRDefault="00746E6F" w:rsidP="00746E6F">
      <w:pPr>
        <w:pStyle w:val="Paragraphedeliste"/>
        <w:numPr>
          <w:ilvl w:val="0"/>
          <w:numId w:val="89"/>
        </w:numPr>
      </w:pPr>
      <w:r>
        <w:t>Aromatiser des crepes à la confiture de Kakto</w:t>
      </w:r>
    </w:p>
    <w:p w14:paraId="6A6FC4B1" w14:textId="1F1CA8E8" w:rsidR="00746E6F" w:rsidRDefault="00746E6F" w:rsidP="00746E6F">
      <w:pPr>
        <w:pStyle w:val="Paragraphedeliste"/>
        <w:numPr>
          <w:ilvl w:val="0"/>
          <w:numId w:val="89"/>
        </w:numPr>
      </w:pPr>
      <w:r>
        <w:t>Préparer une soupe de rorro</w:t>
      </w:r>
    </w:p>
    <w:p w14:paraId="2636CB29" w14:textId="4A6FAFD4" w:rsidR="00746E6F" w:rsidRDefault="00746E6F" w:rsidP="00746E6F">
      <w:pPr>
        <w:pStyle w:val="Paragraphedeliste"/>
        <w:numPr>
          <w:ilvl w:val="0"/>
          <w:numId w:val="89"/>
        </w:numPr>
      </w:pPr>
      <w:r>
        <w:t>Préparer une soupe de Fiko</w:t>
      </w:r>
    </w:p>
    <w:p w14:paraId="39B93B72" w14:textId="33A2BF33" w:rsidR="00746E6F" w:rsidRDefault="00746E6F" w:rsidP="00746E6F">
      <w:pPr>
        <w:pStyle w:val="Paragraphedeliste"/>
        <w:numPr>
          <w:ilvl w:val="0"/>
          <w:numId w:val="89"/>
        </w:numPr>
      </w:pPr>
      <w:r>
        <w:t>Préparer une soupe de Lichoj</w:t>
      </w:r>
    </w:p>
    <w:p w14:paraId="2B63EDB3" w14:textId="2CDDFDE9" w:rsidR="00746E6F" w:rsidRDefault="00746E6F" w:rsidP="00746E6F">
      <w:pPr>
        <w:pStyle w:val="Paragraphedeliste"/>
        <w:numPr>
          <w:ilvl w:val="0"/>
          <w:numId w:val="89"/>
        </w:numPr>
      </w:pPr>
      <w:r>
        <w:t>Préparer une soupe de Squo</w:t>
      </w:r>
    </w:p>
    <w:p w14:paraId="058DD2D6" w14:textId="72A94B19" w:rsidR="00746E6F" w:rsidRDefault="00746E6F" w:rsidP="00746E6F">
      <w:pPr>
        <w:pStyle w:val="Paragraphedeliste"/>
        <w:numPr>
          <w:ilvl w:val="0"/>
          <w:numId w:val="89"/>
        </w:numPr>
      </w:pPr>
      <w:r>
        <w:t>Préparer un gratin de Squo</w:t>
      </w:r>
    </w:p>
    <w:p w14:paraId="5B62A6E3" w14:textId="63B2E8DA" w:rsidR="00746E6F" w:rsidRPr="001856E6" w:rsidRDefault="00746E6F" w:rsidP="00746E6F">
      <w:pPr>
        <w:pStyle w:val="Paragraphedeliste"/>
        <w:numPr>
          <w:ilvl w:val="0"/>
          <w:numId w:val="89"/>
        </w:numPr>
      </w:pPr>
      <w:r>
        <w:t>Préparer des Beano vapeur</w:t>
      </w:r>
    </w:p>
    <w:p w14:paraId="7B23651D" w14:textId="77777777" w:rsidR="0012684C" w:rsidRDefault="0012684C" w:rsidP="0012684C">
      <w:pPr>
        <w:pStyle w:val="Titre2"/>
      </w:pPr>
      <w:bookmarkStart w:id="173" w:name="_Toc384287140"/>
      <w:bookmarkStart w:id="174" w:name="_Toc384985698"/>
      <w:r w:rsidRPr="0012684C">
        <w:t>Scierie</w:t>
      </w:r>
      <w:bookmarkEnd w:id="173"/>
      <w:bookmarkEnd w:id="174"/>
    </w:p>
    <w:p w14:paraId="17EB137B" w14:textId="38680D04" w:rsidR="00050B4D" w:rsidRDefault="00837922" w:rsidP="00050B4D">
      <w:pPr>
        <w:keepNext/>
        <w:jc w:val="center"/>
      </w:pPr>
      <w:r>
        <w:pict w14:anchorId="50E5C0F0">
          <v:shape id="_x0000_i1041" type="#_x0000_t75" style="width:140.85pt;height:140.85pt">
            <v:imagedata r:id="rId29" o:title="Scierie"/>
          </v:shape>
        </w:pict>
      </w:r>
    </w:p>
    <w:p w14:paraId="30571899" w14:textId="77777777" w:rsidR="00050B4D" w:rsidRPr="00050B4D" w:rsidRDefault="00050B4D" w:rsidP="00050B4D">
      <w:pPr>
        <w:pStyle w:val="Lgende"/>
        <w:jc w:val="center"/>
      </w:pPr>
      <w:r>
        <w:t xml:space="preserve">Figure </w:t>
      </w:r>
      <w:fldSimple w:instr=" SEQ Figure \* ARABIC ">
        <w:r w:rsidR="007478A9">
          <w:rPr>
            <w:noProof/>
          </w:rPr>
          <w:t>16</w:t>
        </w:r>
      </w:fldSimple>
      <w:r>
        <w:t xml:space="preserve"> : Scierie - Terre</w:t>
      </w:r>
    </w:p>
    <w:p w14:paraId="185760EE" w14:textId="77777777" w:rsidR="0012684C" w:rsidRDefault="0012684C" w:rsidP="0012684C">
      <w:pPr>
        <w:pStyle w:val="Titre3"/>
      </w:pPr>
      <w:r w:rsidRPr="0012684C">
        <w:lastRenderedPageBreak/>
        <w:t>Description</w:t>
      </w:r>
    </w:p>
    <w:p w14:paraId="6B2E388A" w14:textId="5F8FB37D" w:rsidR="0012684C" w:rsidRPr="006C5436" w:rsidRDefault="0012684C" w:rsidP="0012684C">
      <w:r w:rsidRPr="00A520ED">
        <w:rPr>
          <w:b/>
        </w:rPr>
        <w:t>La scierie</w:t>
      </w:r>
      <w:r>
        <w:t xml:space="preserve"> </w:t>
      </w:r>
      <w:r w:rsidR="00681F1D" w:rsidRPr="00681F1D">
        <w:t>est le centre de transformation du bois. Le bois abattu par les bûcherons y est transformée en planches et en outils en bois (assiettes, pots, ...)</w:t>
      </w:r>
      <w:r>
        <w:t>.</w:t>
      </w:r>
    </w:p>
    <w:p w14:paraId="673BFB2B" w14:textId="77777777" w:rsidR="0012684C" w:rsidRDefault="0012684C" w:rsidP="0012684C">
      <w:pPr>
        <w:pStyle w:val="Titre3"/>
      </w:pPr>
      <w:r w:rsidRPr="0012684C">
        <w:t>Compétences</w:t>
      </w:r>
    </w:p>
    <w:p w14:paraId="031F9656" w14:textId="77777777" w:rsidR="009E5B6D" w:rsidRDefault="009E5B6D" w:rsidP="00906E93">
      <w:pPr>
        <w:pStyle w:val="Paragraphedeliste"/>
        <w:numPr>
          <w:ilvl w:val="0"/>
          <w:numId w:val="78"/>
        </w:numPr>
      </w:pPr>
      <w:r>
        <w:t>Scier du Bet</w:t>
      </w:r>
    </w:p>
    <w:p w14:paraId="6DD7226D" w14:textId="77777777" w:rsidR="009E5B6D" w:rsidRDefault="009E5B6D" w:rsidP="00906E93">
      <w:pPr>
        <w:pStyle w:val="Paragraphedeliste"/>
        <w:numPr>
          <w:ilvl w:val="0"/>
          <w:numId w:val="78"/>
        </w:numPr>
      </w:pPr>
      <w:r>
        <w:t>Scier du Salik</w:t>
      </w:r>
    </w:p>
    <w:p w14:paraId="7150B0D9" w14:textId="77777777" w:rsidR="009E5B6D" w:rsidRDefault="009E5B6D" w:rsidP="00906E93">
      <w:pPr>
        <w:pStyle w:val="Paragraphedeliste"/>
        <w:numPr>
          <w:ilvl w:val="0"/>
          <w:numId w:val="78"/>
        </w:numPr>
      </w:pPr>
      <w:r>
        <w:t>Scier du Kver</w:t>
      </w:r>
    </w:p>
    <w:p w14:paraId="3F9D7256" w14:textId="77777777" w:rsidR="009E5B6D" w:rsidRDefault="009E5B6D" w:rsidP="00906E93">
      <w:pPr>
        <w:pStyle w:val="Paragraphedeliste"/>
        <w:numPr>
          <w:ilvl w:val="0"/>
          <w:numId w:val="78"/>
        </w:numPr>
      </w:pPr>
      <w:r>
        <w:t>Scier du Spruc</w:t>
      </w:r>
    </w:p>
    <w:p w14:paraId="163830AD" w14:textId="77777777" w:rsidR="009E5B6D" w:rsidRDefault="009E5B6D" w:rsidP="00906E93">
      <w:pPr>
        <w:pStyle w:val="Paragraphedeliste"/>
        <w:numPr>
          <w:ilvl w:val="0"/>
          <w:numId w:val="78"/>
        </w:numPr>
      </w:pPr>
      <w:r>
        <w:t>Scier du Larik</w:t>
      </w:r>
    </w:p>
    <w:p w14:paraId="04B011C0" w14:textId="77777777" w:rsidR="009E5B6D" w:rsidRDefault="009E5B6D" w:rsidP="00906E93">
      <w:pPr>
        <w:pStyle w:val="Paragraphedeliste"/>
        <w:numPr>
          <w:ilvl w:val="0"/>
          <w:numId w:val="78"/>
        </w:numPr>
      </w:pPr>
      <w:r>
        <w:t>Scier du Pin</w:t>
      </w:r>
    </w:p>
    <w:p w14:paraId="71A5AF5D" w14:textId="77777777" w:rsidR="009E5B6D" w:rsidRDefault="009E5B6D" w:rsidP="00906E93">
      <w:pPr>
        <w:pStyle w:val="Paragraphedeliste"/>
        <w:numPr>
          <w:ilvl w:val="0"/>
          <w:numId w:val="78"/>
        </w:numPr>
      </w:pPr>
      <w:r>
        <w:t>Scier de l’Abi</w:t>
      </w:r>
    </w:p>
    <w:p w14:paraId="7C4580F6" w14:textId="77777777" w:rsidR="009E5B6D" w:rsidRDefault="009E5B6D" w:rsidP="00906E93">
      <w:pPr>
        <w:pStyle w:val="Paragraphedeliste"/>
        <w:numPr>
          <w:ilvl w:val="0"/>
          <w:numId w:val="78"/>
        </w:numPr>
      </w:pPr>
      <w:r>
        <w:t>Scier du Bao</w:t>
      </w:r>
    </w:p>
    <w:p w14:paraId="11715914" w14:textId="77777777" w:rsidR="009E5B6D" w:rsidRDefault="009E5B6D" w:rsidP="00906E93">
      <w:pPr>
        <w:pStyle w:val="Paragraphedeliste"/>
        <w:numPr>
          <w:ilvl w:val="0"/>
          <w:numId w:val="78"/>
        </w:numPr>
      </w:pPr>
      <w:r>
        <w:t>Scier de l’Oli</w:t>
      </w:r>
    </w:p>
    <w:p w14:paraId="0162661F" w14:textId="64157998" w:rsidR="00B836D6" w:rsidRDefault="00B836D6" w:rsidP="00906E93">
      <w:pPr>
        <w:pStyle w:val="Paragraphedeliste"/>
        <w:numPr>
          <w:ilvl w:val="0"/>
          <w:numId w:val="78"/>
        </w:numPr>
      </w:pPr>
      <w:r>
        <w:t>Tourner un pot en Bet</w:t>
      </w:r>
    </w:p>
    <w:p w14:paraId="76DBA9FE" w14:textId="7B955B63" w:rsidR="00B836D6" w:rsidRDefault="00B836D6" w:rsidP="00906E93">
      <w:pPr>
        <w:pStyle w:val="Paragraphedeliste"/>
        <w:numPr>
          <w:ilvl w:val="0"/>
          <w:numId w:val="78"/>
        </w:numPr>
      </w:pPr>
      <w:r>
        <w:t>Tourner un pot en Kver</w:t>
      </w:r>
    </w:p>
    <w:p w14:paraId="26E6B408" w14:textId="35A83D6A" w:rsidR="00B836D6" w:rsidRDefault="00B836D6" w:rsidP="00906E93">
      <w:pPr>
        <w:pStyle w:val="Paragraphedeliste"/>
        <w:numPr>
          <w:ilvl w:val="0"/>
          <w:numId w:val="78"/>
        </w:numPr>
      </w:pPr>
      <w:r>
        <w:t>Tourner une cuiller en salik</w:t>
      </w:r>
    </w:p>
    <w:p w14:paraId="47843313" w14:textId="0FC76DB3" w:rsidR="00B836D6" w:rsidRDefault="00B836D6" w:rsidP="00906E93">
      <w:pPr>
        <w:pStyle w:val="Paragraphedeliste"/>
        <w:numPr>
          <w:ilvl w:val="0"/>
          <w:numId w:val="78"/>
        </w:numPr>
      </w:pPr>
      <w:r>
        <w:t>Tourner une cuiller en Spruc</w:t>
      </w:r>
    </w:p>
    <w:p w14:paraId="1248D95D" w14:textId="6D37C051" w:rsidR="00B836D6" w:rsidRDefault="00B836D6" w:rsidP="00906E93">
      <w:pPr>
        <w:pStyle w:val="Paragraphedeliste"/>
        <w:numPr>
          <w:ilvl w:val="0"/>
          <w:numId w:val="78"/>
        </w:numPr>
      </w:pPr>
      <w:r>
        <w:t>Tourner un saladier en salik</w:t>
      </w:r>
    </w:p>
    <w:p w14:paraId="49701DE5" w14:textId="558EA55F" w:rsidR="00B836D6" w:rsidRDefault="00B836D6" w:rsidP="00906E93">
      <w:pPr>
        <w:pStyle w:val="Paragraphedeliste"/>
        <w:numPr>
          <w:ilvl w:val="0"/>
          <w:numId w:val="78"/>
        </w:numPr>
      </w:pPr>
      <w:r>
        <w:t>Tourner un saladier en abi</w:t>
      </w:r>
    </w:p>
    <w:p w14:paraId="0ED9D35F" w14:textId="2FAEFD79" w:rsidR="00B836D6" w:rsidRDefault="00B836D6" w:rsidP="00906E93">
      <w:pPr>
        <w:pStyle w:val="Paragraphedeliste"/>
        <w:numPr>
          <w:ilvl w:val="0"/>
          <w:numId w:val="78"/>
        </w:numPr>
      </w:pPr>
      <w:r>
        <w:t>Tourner un bol en Salik</w:t>
      </w:r>
    </w:p>
    <w:p w14:paraId="14D44D87" w14:textId="72E7B743" w:rsidR="00B836D6" w:rsidRDefault="00B836D6" w:rsidP="00906E93">
      <w:pPr>
        <w:pStyle w:val="Paragraphedeliste"/>
        <w:numPr>
          <w:ilvl w:val="0"/>
          <w:numId w:val="78"/>
        </w:numPr>
      </w:pPr>
      <w:r>
        <w:t>Tourner un bol en abi</w:t>
      </w:r>
    </w:p>
    <w:p w14:paraId="673EE518" w14:textId="38787110" w:rsidR="00B836D6" w:rsidRDefault="00B836D6" w:rsidP="00906E93">
      <w:pPr>
        <w:pStyle w:val="Paragraphedeliste"/>
        <w:numPr>
          <w:ilvl w:val="0"/>
          <w:numId w:val="78"/>
        </w:numPr>
      </w:pPr>
      <w:r>
        <w:t>Creuser une assiette en Bet</w:t>
      </w:r>
    </w:p>
    <w:p w14:paraId="01230B62" w14:textId="44B1182C" w:rsidR="00B836D6" w:rsidRDefault="00B836D6" w:rsidP="00906E93">
      <w:pPr>
        <w:pStyle w:val="Paragraphedeliste"/>
        <w:numPr>
          <w:ilvl w:val="0"/>
          <w:numId w:val="78"/>
        </w:numPr>
      </w:pPr>
      <w:r>
        <w:t>Creuser une assiette en Spruc</w:t>
      </w:r>
    </w:p>
    <w:p w14:paraId="7F965112" w14:textId="6C55B7D6" w:rsidR="00B836D6" w:rsidRDefault="00B836D6" w:rsidP="00906E93">
      <w:pPr>
        <w:pStyle w:val="Paragraphedeliste"/>
        <w:numPr>
          <w:ilvl w:val="0"/>
          <w:numId w:val="78"/>
        </w:numPr>
      </w:pPr>
      <w:r>
        <w:t>Creuser une assiette en Larik</w:t>
      </w:r>
    </w:p>
    <w:p w14:paraId="58F93AE8" w14:textId="08985308" w:rsidR="00B836D6" w:rsidRDefault="00B836D6" w:rsidP="00906E93">
      <w:pPr>
        <w:pStyle w:val="Paragraphedeliste"/>
        <w:numPr>
          <w:ilvl w:val="0"/>
          <w:numId w:val="78"/>
        </w:numPr>
      </w:pPr>
      <w:r>
        <w:t>Fabriquer un peigne</w:t>
      </w:r>
    </w:p>
    <w:p w14:paraId="2F7A799D" w14:textId="4E8A0145" w:rsidR="00B836D6" w:rsidRDefault="00B836D6" w:rsidP="00906E93">
      <w:pPr>
        <w:pStyle w:val="Paragraphedeliste"/>
        <w:numPr>
          <w:ilvl w:val="0"/>
          <w:numId w:val="78"/>
        </w:numPr>
      </w:pPr>
      <w:r>
        <w:t>Fabriquer un seau en Kver</w:t>
      </w:r>
    </w:p>
    <w:p w14:paraId="2082A1E8" w14:textId="308606F0" w:rsidR="00B836D6" w:rsidRDefault="00B836D6" w:rsidP="00906E93">
      <w:pPr>
        <w:pStyle w:val="Paragraphedeliste"/>
        <w:numPr>
          <w:ilvl w:val="0"/>
          <w:numId w:val="78"/>
        </w:numPr>
      </w:pPr>
      <w:r>
        <w:t>Fabriquer un seau en Pin</w:t>
      </w:r>
    </w:p>
    <w:p w14:paraId="1F5F928E" w14:textId="3B63A9FB" w:rsidR="00B836D6" w:rsidRDefault="00B836D6" w:rsidP="00906E93">
      <w:pPr>
        <w:pStyle w:val="Paragraphedeliste"/>
        <w:numPr>
          <w:ilvl w:val="0"/>
          <w:numId w:val="78"/>
        </w:numPr>
      </w:pPr>
      <w:r>
        <w:t>Fabriquer un mortier et un Pilon</w:t>
      </w:r>
    </w:p>
    <w:p w14:paraId="3C9BADB4" w14:textId="4802ED7A" w:rsidR="00B836D6" w:rsidRDefault="00B836D6" w:rsidP="00906E93">
      <w:pPr>
        <w:pStyle w:val="Paragraphedeliste"/>
        <w:numPr>
          <w:ilvl w:val="0"/>
          <w:numId w:val="78"/>
        </w:numPr>
      </w:pPr>
      <w:r>
        <w:t>Fabriquer une baratte en Kver</w:t>
      </w:r>
    </w:p>
    <w:p w14:paraId="797CE8FB" w14:textId="0A039594" w:rsidR="00B836D6" w:rsidRDefault="00B836D6" w:rsidP="00906E93">
      <w:pPr>
        <w:pStyle w:val="Paragraphedeliste"/>
        <w:numPr>
          <w:ilvl w:val="0"/>
          <w:numId w:val="78"/>
        </w:numPr>
      </w:pPr>
      <w:r>
        <w:t>Fabriquer des outils de Cordier</w:t>
      </w:r>
    </w:p>
    <w:p w14:paraId="5E37BD2D" w14:textId="77777777" w:rsidR="0012684C" w:rsidRDefault="0012684C" w:rsidP="0012684C">
      <w:pPr>
        <w:pStyle w:val="Titre2"/>
      </w:pPr>
      <w:bookmarkStart w:id="175" w:name="_Toc384287141"/>
      <w:bookmarkStart w:id="176" w:name="_Toc384985699"/>
      <w:r w:rsidRPr="0012684C">
        <w:t>Charbonnière</w:t>
      </w:r>
      <w:bookmarkEnd w:id="175"/>
      <w:bookmarkEnd w:id="176"/>
    </w:p>
    <w:p w14:paraId="1B6146F5" w14:textId="77777777" w:rsidR="00050B4D" w:rsidRDefault="00837922" w:rsidP="00050B4D">
      <w:pPr>
        <w:keepNext/>
        <w:jc w:val="center"/>
      </w:pPr>
      <w:r>
        <w:pict w14:anchorId="1E2BEA73">
          <v:shape id="_x0000_i1042" type="#_x0000_t75" style="width:140.85pt;height:140.85pt">
            <v:imagedata r:id="rId30" o:title="Charbonniere"/>
          </v:shape>
        </w:pict>
      </w:r>
    </w:p>
    <w:p w14:paraId="7DEBF626" w14:textId="77777777" w:rsidR="00050B4D" w:rsidRPr="00050B4D" w:rsidRDefault="00050B4D" w:rsidP="00050B4D">
      <w:pPr>
        <w:pStyle w:val="Lgende"/>
        <w:jc w:val="center"/>
      </w:pPr>
      <w:r>
        <w:t xml:space="preserve">Figure </w:t>
      </w:r>
      <w:fldSimple w:instr=" SEQ Figure \* ARABIC ">
        <w:r w:rsidR="007478A9">
          <w:rPr>
            <w:noProof/>
          </w:rPr>
          <w:t>17</w:t>
        </w:r>
      </w:fldSimple>
      <w:r>
        <w:t xml:space="preserve"> : Charbonnière - Terre</w:t>
      </w:r>
    </w:p>
    <w:p w14:paraId="604F0524" w14:textId="77777777" w:rsidR="0012684C" w:rsidRDefault="0012684C" w:rsidP="0012684C">
      <w:pPr>
        <w:pStyle w:val="Titre3"/>
      </w:pPr>
      <w:r w:rsidRPr="0012684C">
        <w:lastRenderedPageBreak/>
        <w:t>Description</w:t>
      </w:r>
    </w:p>
    <w:p w14:paraId="5285214D" w14:textId="77777777" w:rsidR="0012684C" w:rsidRDefault="0012684C" w:rsidP="0012684C">
      <w:r w:rsidRPr="00A520ED">
        <w:rPr>
          <w:b/>
        </w:rPr>
        <w:t>La charbonnière</w:t>
      </w:r>
      <w:r>
        <w:t xml:space="preserve"> permet la transformation du bois en charbon de bois. Historiquement, la première méthode de fabrication du charbon, il faudra attendre l’extraction de houille pour arrêter les déboisements dû à la fabrication de charbon de bois.</w:t>
      </w:r>
    </w:p>
    <w:p w14:paraId="585B5E0A" w14:textId="77777777" w:rsidR="0012684C" w:rsidRDefault="0012684C" w:rsidP="0012684C">
      <w:pPr>
        <w:pStyle w:val="Titre3"/>
      </w:pPr>
      <w:r w:rsidRPr="0012684C">
        <w:t>Compétences</w:t>
      </w:r>
    </w:p>
    <w:p w14:paraId="44338205" w14:textId="77777777" w:rsidR="009E5B6D" w:rsidRDefault="009E5B6D" w:rsidP="00906E93">
      <w:pPr>
        <w:pStyle w:val="Paragraphedeliste"/>
        <w:numPr>
          <w:ilvl w:val="0"/>
          <w:numId w:val="73"/>
        </w:numPr>
      </w:pPr>
      <w:r>
        <w:t>Pyrolyse de Bet</w:t>
      </w:r>
    </w:p>
    <w:p w14:paraId="070FD23C" w14:textId="77777777" w:rsidR="009E5B6D" w:rsidRDefault="009E5B6D" w:rsidP="00906E93">
      <w:pPr>
        <w:pStyle w:val="Paragraphedeliste"/>
        <w:numPr>
          <w:ilvl w:val="0"/>
          <w:numId w:val="73"/>
        </w:numPr>
      </w:pPr>
      <w:r>
        <w:t>Pyrolyse de Salik</w:t>
      </w:r>
    </w:p>
    <w:p w14:paraId="0501082A" w14:textId="77777777" w:rsidR="009E5B6D" w:rsidRDefault="009E5B6D" w:rsidP="00906E93">
      <w:pPr>
        <w:pStyle w:val="Paragraphedeliste"/>
        <w:numPr>
          <w:ilvl w:val="0"/>
          <w:numId w:val="73"/>
        </w:numPr>
      </w:pPr>
      <w:r>
        <w:t>Pyrolyse de Kver</w:t>
      </w:r>
    </w:p>
    <w:p w14:paraId="13A2E7DC" w14:textId="77777777" w:rsidR="009E5B6D" w:rsidRDefault="009E5B6D" w:rsidP="00906E93">
      <w:pPr>
        <w:pStyle w:val="Paragraphedeliste"/>
        <w:numPr>
          <w:ilvl w:val="0"/>
          <w:numId w:val="73"/>
        </w:numPr>
      </w:pPr>
      <w:r>
        <w:t>Pyrolyse de Spruc</w:t>
      </w:r>
    </w:p>
    <w:p w14:paraId="6BA5AA07" w14:textId="77777777" w:rsidR="009E5B6D" w:rsidRDefault="009E5B6D" w:rsidP="00906E93">
      <w:pPr>
        <w:pStyle w:val="Paragraphedeliste"/>
        <w:numPr>
          <w:ilvl w:val="0"/>
          <w:numId w:val="73"/>
        </w:numPr>
      </w:pPr>
      <w:r>
        <w:t>Pyrolyse de Larik</w:t>
      </w:r>
    </w:p>
    <w:p w14:paraId="4D78B6D8" w14:textId="77777777" w:rsidR="009E5B6D" w:rsidRDefault="009E5B6D" w:rsidP="00906E93">
      <w:pPr>
        <w:pStyle w:val="Paragraphedeliste"/>
        <w:numPr>
          <w:ilvl w:val="0"/>
          <w:numId w:val="73"/>
        </w:numPr>
      </w:pPr>
      <w:r>
        <w:t>Pyrolyse de Pin</w:t>
      </w:r>
    </w:p>
    <w:p w14:paraId="2B0B5051" w14:textId="77777777" w:rsidR="009E5B6D" w:rsidRDefault="009E5B6D" w:rsidP="00906E93">
      <w:pPr>
        <w:pStyle w:val="Paragraphedeliste"/>
        <w:numPr>
          <w:ilvl w:val="0"/>
          <w:numId w:val="73"/>
        </w:numPr>
      </w:pPr>
      <w:r>
        <w:t>Pyrolyse d’Abi</w:t>
      </w:r>
    </w:p>
    <w:p w14:paraId="6C14F0B7" w14:textId="77777777" w:rsidR="009E5B6D" w:rsidRDefault="009E5B6D" w:rsidP="00906E93">
      <w:pPr>
        <w:pStyle w:val="Paragraphedeliste"/>
        <w:numPr>
          <w:ilvl w:val="0"/>
          <w:numId w:val="73"/>
        </w:numPr>
      </w:pPr>
      <w:r>
        <w:t>Pyrolyse de Bao</w:t>
      </w:r>
    </w:p>
    <w:p w14:paraId="581792FF" w14:textId="6F0AEAB5" w:rsidR="0012684C" w:rsidRDefault="009E5B6D" w:rsidP="00906E93">
      <w:pPr>
        <w:pStyle w:val="Paragraphedeliste"/>
        <w:numPr>
          <w:ilvl w:val="0"/>
          <w:numId w:val="73"/>
        </w:numPr>
      </w:pPr>
      <w:r>
        <w:t>Pyrolyse d’Oli</w:t>
      </w:r>
    </w:p>
    <w:p w14:paraId="1B6F209F" w14:textId="77777777" w:rsidR="0012684C" w:rsidRDefault="0012684C" w:rsidP="0012684C">
      <w:pPr>
        <w:pStyle w:val="Titre2"/>
      </w:pPr>
      <w:bookmarkStart w:id="177" w:name="_Toc384287142"/>
      <w:bookmarkStart w:id="178" w:name="_Toc384985700"/>
      <w:r w:rsidRPr="0012684C">
        <w:t>Cokerie</w:t>
      </w:r>
      <w:bookmarkEnd w:id="177"/>
      <w:bookmarkEnd w:id="178"/>
    </w:p>
    <w:p w14:paraId="11434164" w14:textId="77777777" w:rsidR="00050B4D" w:rsidRDefault="00837922" w:rsidP="00050B4D">
      <w:pPr>
        <w:keepNext/>
        <w:jc w:val="center"/>
      </w:pPr>
      <w:r>
        <w:pict w14:anchorId="15CDEFAF">
          <v:shape id="_x0000_i1043" type="#_x0000_t75" style="width:140.85pt;height:140.85pt">
            <v:imagedata r:id="rId31" o:title="Cokerie"/>
          </v:shape>
        </w:pict>
      </w:r>
    </w:p>
    <w:p w14:paraId="5C3053B2" w14:textId="77777777" w:rsidR="00050B4D" w:rsidRPr="00050B4D" w:rsidRDefault="00050B4D" w:rsidP="00050B4D">
      <w:pPr>
        <w:pStyle w:val="Lgende"/>
        <w:jc w:val="center"/>
      </w:pPr>
      <w:r>
        <w:t xml:space="preserve">Figure </w:t>
      </w:r>
      <w:fldSimple w:instr=" SEQ Figure \* ARABIC ">
        <w:r w:rsidR="007478A9">
          <w:rPr>
            <w:noProof/>
          </w:rPr>
          <w:t>18</w:t>
        </w:r>
      </w:fldSimple>
      <w:r>
        <w:t xml:space="preserve"> : Cokerie - Terre</w:t>
      </w:r>
    </w:p>
    <w:p w14:paraId="4507C09C" w14:textId="77777777" w:rsidR="0012684C" w:rsidRDefault="0012684C" w:rsidP="0012684C">
      <w:pPr>
        <w:pStyle w:val="Titre3"/>
      </w:pPr>
      <w:r w:rsidRPr="0012684C">
        <w:t>Description</w:t>
      </w:r>
    </w:p>
    <w:p w14:paraId="5574FE8E" w14:textId="5FB24D27" w:rsidR="0012684C" w:rsidRDefault="00681F1D" w:rsidP="0012684C">
      <w:r w:rsidRPr="00A520ED">
        <w:rPr>
          <w:b/>
        </w:rPr>
        <w:t>La cokerie</w:t>
      </w:r>
      <w:r>
        <w:t xml:space="preserve"> </w:t>
      </w:r>
      <w:r w:rsidRPr="00681F1D">
        <w:t>permet la transformation du charbon en coke. L’invention du haut fourneau nécessite des combustibles plus puissants que le charbon de bois et la houille. Comme pour le charbon de bois à partir de bois, le coke est une pyrolyse de charbon.</w:t>
      </w:r>
    </w:p>
    <w:p w14:paraId="04567E48" w14:textId="77777777" w:rsidR="0012684C" w:rsidRDefault="0012684C" w:rsidP="0012684C">
      <w:pPr>
        <w:pStyle w:val="Titre3"/>
      </w:pPr>
      <w:r w:rsidRPr="0012684C">
        <w:t>Compétences</w:t>
      </w:r>
    </w:p>
    <w:p w14:paraId="353E631C" w14:textId="12CEEC3F" w:rsidR="0012684C" w:rsidRPr="006E2943" w:rsidRDefault="009E5B6D" w:rsidP="00906E93">
      <w:pPr>
        <w:pStyle w:val="Paragraphedeliste"/>
        <w:numPr>
          <w:ilvl w:val="0"/>
          <w:numId w:val="74"/>
        </w:numPr>
      </w:pPr>
      <w:r>
        <w:t>Pyrolyse de charbon</w:t>
      </w:r>
    </w:p>
    <w:p w14:paraId="356CF693" w14:textId="77777777" w:rsidR="0012684C" w:rsidRDefault="0012684C" w:rsidP="0012684C">
      <w:pPr>
        <w:pStyle w:val="Titre2"/>
      </w:pPr>
      <w:bookmarkStart w:id="179" w:name="_Toc384287143"/>
      <w:bookmarkStart w:id="180" w:name="_Toc384985701"/>
      <w:r>
        <w:lastRenderedPageBreak/>
        <w:t xml:space="preserve">Bas </w:t>
      </w:r>
      <w:r w:rsidRPr="0012684C">
        <w:t>fourneau</w:t>
      </w:r>
      <w:bookmarkEnd w:id="179"/>
      <w:bookmarkEnd w:id="180"/>
    </w:p>
    <w:p w14:paraId="303C313B" w14:textId="77777777" w:rsidR="00050B4D" w:rsidRDefault="00837922" w:rsidP="00050B4D">
      <w:pPr>
        <w:keepNext/>
        <w:jc w:val="center"/>
      </w:pPr>
      <w:r>
        <w:pict w14:anchorId="1870BF01">
          <v:shape id="_x0000_i1044" type="#_x0000_t75" style="width:140.85pt;height:140.85pt">
            <v:imagedata r:id="rId32" o:title="Bas fourneau"/>
          </v:shape>
        </w:pict>
      </w:r>
    </w:p>
    <w:p w14:paraId="10397762" w14:textId="77777777" w:rsidR="00050B4D" w:rsidRPr="00050B4D" w:rsidRDefault="00050B4D" w:rsidP="00050B4D">
      <w:pPr>
        <w:pStyle w:val="Lgende"/>
        <w:jc w:val="center"/>
      </w:pPr>
      <w:r>
        <w:t xml:space="preserve">Figure </w:t>
      </w:r>
      <w:fldSimple w:instr=" SEQ Figure \* ARABIC ">
        <w:r w:rsidR="007478A9">
          <w:rPr>
            <w:noProof/>
          </w:rPr>
          <w:t>19</w:t>
        </w:r>
      </w:fldSimple>
      <w:r>
        <w:t xml:space="preserve"> : Bas Fourneau - Terre</w:t>
      </w:r>
    </w:p>
    <w:p w14:paraId="07A5A101" w14:textId="77777777" w:rsidR="0012684C" w:rsidRDefault="0012684C" w:rsidP="0012684C">
      <w:pPr>
        <w:pStyle w:val="Titre3"/>
      </w:pPr>
      <w:r w:rsidRPr="0012684C">
        <w:t>Description</w:t>
      </w:r>
    </w:p>
    <w:p w14:paraId="781E51E4" w14:textId="74B5C85F" w:rsidR="0012684C" w:rsidRPr="006C5436" w:rsidRDefault="0012684C" w:rsidP="0012684C">
      <w:r w:rsidRPr="00A520ED">
        <w:rPr>
          <w:b/>
        </w:rPr>
        <w:t>Les bas fourneaux</w:t>
      </w:r>
      <w:r>
        <w:t xml:space="preserve"> permettent la réduction du minerai de fer. Ils utilisent du charbon et permettent d’obtenir de la fonte et de l’acier. La fonte n’est, pour l’instant, qu’un produit intermédiaire et peut être converti en acier ou vendu à la confédération (pour exportation sur Terre).</w:t>
      </w:r>
    </w:p>
    <w:p w14:paraId="3E389050" w14:textId="77777777" w:rsidR="0012684C" w:rsidRDefault="0012684C" w:rsidP="0012684C">
      <w:pPr>
        <w:pStyle w:val="Titre3"/>
      </w:pPr>
      <w:r w:rsidRPr="0012684C">
        <w:t>Compétence</w:t>
      </w:r>
    </w:p>
    <w:p w14:paraId="1B0529E7" w14:textId="77777777" w:rsidR="009E5B6D" w:rsidRDefault="009E5B6D" w:rsidP="00906E93">
      <w:pPr>
        <w:pStyle w:val="Paragraphedeliste"/>
        <w:numPr>
          <w:ilvl w:val="0"/>
          <w:numId w:val="79"/>
        </w:numPr>
      </w:pPr>
      <w:r>
        <w:t>Produire de la fonte</w:t>
      </w:r>
    </w:p>
    <w:p w14:paraId="3025386B" w14:textId="77777777" w:rsidR="009E5B6D" w:rsidRDefault="009E5B6D" w:rsidP="00906E93">
      <w:pPr>
        <w:pStyle w:val="Paragraphedeliste"/>
        <w:numPr>
          <w:ilvl w:val="0"/>
          <w:numId w:val="79"/>
        </w:numPr>
      </w:pPr>
      <w:r>
        <w:t>Transformer en acier</w:t>
      </w:r>
    </w:p>
    <w:p w14:paraId="11AF111F" w14:textId="77777777" w:rsidR="0012684C" w:rsidRDefault="0012684C" w:rsidP="0012684C">
      <w:pPr>
        <w:pStyle w:val="Titre2"/>
      </w:pPr>
      <w:bookmarkStart w:id="181" w:name="_Toc384287144"/>
      <w:bookmarkStart w:id="182" w:name="_Toc384985702"/>
      <w:r>
        <w:t xml:space="preserve">Haut </w:t>
      </w:r>
      <w:r w:rsidRPr="0012684C">
        <w:t>fourneau</w:t>
      </w:r>
      <w:bookmarkEnd w:id="181"/>
      <w:bookmarkEnd w:id="182"/>
    </w:p>
    <w:p w14:paraId="04308AFD" w14:textId="6A4B6DDA" w:rsidR="00050B4D" w:rsidRDefault="00837922" w:rsidP="00050B4D">
      <w:pPr>
        <w:keepNext/>
        <w:jc w:val="center"/>
      </w:pPr>
      <w:r>
        <w:pict w14:anchorId="791F2304">
          <v:shape id="_x0000_i1045" type="#_x0000_t75" style="width:140.85pt;height:140.85pt">
            <v:imagedata r:id="rId33" o:title="Haut Fourneau"/>
          </v:shape>
        </w:pict>
      </w:r>
    </w:p>
    <w:p w14:paraId="5550AC47" w14:textId="77777777" w:rsidR="00050B4D" w:rsidRPr="00050B4D" w:rsidRDefault="00050B4D" w:rsidP="00050B4D">
      <w:pPr>
        <w:pStyle w:val="Lgende"/>
        <w:jc w:val="center"/>
      </w:pPr>
      <w:r>
        <w:t xml:space="preserve">Figure </w:t>
      </w:r>
      <w:fldSimple w:instr=" SEQ Figure \* ARABIC ">
        <w:r w:rsidR="007478A9">
          <w:rPr>
            <w:noProof/>
          </w:rPr>
          <w:t>20</w:t>
        </w:r>
      </w:fldSimple>
      <w:r>
        <w:t xml:space="preserve"> : Haut fourneau - Terre</w:t>
      </w:r>
    </w:p>
    <w:p w14:paraId="12EE0B9E" w14:textId="77777777" w:rsidR="0012684C" w:rsidRDefault="0012684C" w:rsidP="0012684C">
      <w:pPr>
        <w:pStyle w:val="Titre3"/>
      </w:pPr>
      <w:r w:rsidRPr="0012684C">
        <w:t>Description</w:t>
      </w:r>
    </w:p>
    <w:p w14:paraId="51406E7C" w14:textId="7CD4E29D" w:rsidR="0012684C" w:rsidRPr="006E2943" w:rsidRDefault="0012684C" w:rsidP="0012684C">
      <w:r>
        <w:t>Le haut fourneau est une amélioration technologique du bas fourneau. Plus haut, et utilisant du coke (et non du charbon), il permet de produire de la fonte liquide plus facilement transformable en acier.</w:t>
      </w:r>
    </w:p>
    <w:p w14:paraId="2FDB6CD4" w14:textId="77777777" w:rsidR="0012684C" w:rsidRDefault="0012684C" w:rsidP="0012684C">
      <w:pPr>
        <w:pStyle w:val="Titre3"/>
      </w:pPr>
      <w:r w:rsidRPr="0012684C">
        <w:t>Compétence</w:t>
      </w:r>
    </w:p>
    <w:p w14:paraId="0FEADC6E" w14:textId="77777777" w:rsidR="009E5B6D" w:rsidRDefault="009E5B6D" w:rsidP="00906E93">
      <w:pPr>
        <w:pStyle w:val="Paragraphedeliste"/>
        <w:numPr>
          <w:ilvl w:val="0"/>
          <w:numId w:val="80"/>
        </w:numPr>
      </w:pPr>
      <w:r>
        <w:t>Fondre de la fonte</w:t>
      </w:r>
    </w:p>
    <w:p w14:paraId="40173284" w14:textId="77777777" w:rsidR="009E5B6D" w:rsidRDefault="009E5B6D" w:rsidP="00906E93">
      <w:pPr>
        <w:pStyle w:val="Paragraphedeliste"/>
        <w:numPr>
          <w:ilvl w:val="0"/>
          <w:numId w:val="80"/>
        </w:numPr>
      </w:pPr>
      <w:r>
        <w:t>Convertir en acier</w:t>
      </w:r>
    </w:p>
    <w:p w14:paraId="54F9C187" w14:textId="77777777" w:rsidR="009E5B6D" w:rsidRPr="00906E93" w:rsidRDefault="009E5B6D" w:rsidP="00906E93"/>
    <w:p w14:paraId="0C822E24" w14:textId="77777777" w:rsidR="0012684C" w:rsidRDefault="0012684C" w:rsidP="00067C98">
      <w:pPr>
        <w:pStyle w:val="Paragraphedeliste"/>
        <w:numPr>
          <w:ilvl w:val="0"/>
          <w:numId w:val="19"/>
        </w:numPr>
      </w:pPr>
      <w:r>
        <w:rPr>
          <w:b/>
        </w:rPr>
        <w:t>Fondre</w:t>
      </w:r>
      <w:r w:rsidRPr="006E2943">
        <w:rPr>
          <w:b/>
        </w:rPr>
        <w:t xml:space="preserve"> de la fonte.</w:t>
      </w:r>
      <w:r>
        <w:t xml:space="preserve"> Réduit le minerais de fer en fonte (alliage de fer et de carbone).</w:t>
      </w:r>
    </w:p>
    <w:p w14:paraId="7930C33D" w14:textId="77777777" w:rsidR="0012684C" w:rsidRPr="006C5436" w:rsidRDefault="0012684C" w:rsidP="00067C98">
      <w:pPr>
        <w:pStyle w:val="Paragraphedeliste"/>
        <w:numPr>
          <w:ilvl w:val="0"/>
          <w:numId w:val="19"/>
        </w:numPr>
      </w:pPr>
      <w:r>
        <w:rPr>
          <w:b/>
        </w:rPr>
        <w:t>Convertir la fonte en acier :</w:t>
      </w:r>
      <w:r>
        <w:t xml:space="preserve"> Beaucoup plus facile qu’avec un bas fourneau car la fonte du haut fourneau est liquéfiée.</w:t>
      </w:r>
    </w:p>
    <w:p w14:paraId="5EBEE2C9" w14:textId="77777777" w:rsidR="0012684C" w:rsidRDefault="0012684C" w:rsidP="0012684C">
      <w:pPr>
        <w:pStyle w:val="Titre2"/>
      </w:pPr>
      <w:bookmarkStart w:id="183" w:name="_Toc384287145"/>
      <w:bookmarkStart w:id="184" w:name="_Toc384985703"/>
      <w:r w:rsidRPr="0012684C">
        <w:lastRenderedPageBreak/>
        <w:t>Forge</w:t>
      </w:r>
      <w:bookmarkEnd w:id="183"/>
      <w:bookmarkEnd w:id="184"/>
    </w:p>
    <w:p w14:paraId="5C0F1AF3" w14:textId="321C2800" w:rsidR="0079450C" w:rsidRDefault="00837922" w:rsidP="0079450C">
      <w:pPr>
        <w:keepNext/>
        <w:jc w:val="center"/>
      </w:pPr>
      <w:r>
        <w:pict w14:anchorId="44C661E3">
          <v:shape id="_x0000_i1046" type="#_x0000_t75" style="width:140.85pt;height:140.85pt">
            <v:imagedata r:id="rId34" o:title="Forge"/>
          </v:shape>
        </w:pict>
      </w:r>
    </w:p>
    <w:p w14:paraId="4A89C5A0" w14:textId="77777777" w:rsidR="0079450C" w:rsidRPr="0079450C" w:rsidRDefault="0079450C" w:rsidP="0079450C">
      <w:pPr>
        <w:pStyle w:val="Lgende"/>
        <w:jc w:val="center"/>
      </w:pPr>
      <w:r>
        <w:t xml:space="preserve">Figure </w:t>
      </w:r>
      <w:fldSimple w:instr=" SEQ Figure \* ARABIC ">
        <w:r w:rsidR="007478A9">
          <w:rPr>
            <w:noProof/>
          </w:rPr>
          <w:t>21</w:t>
        </w:r>
      </w:fldSimple>
      <w:r>
        <w:t xml:space="preserve"> : Forge - Terre</w:t>
      </w:r>
    </w:p>
    <w:p w14:paraId="226F73CD" w14:textId="77777777" w:rsidR="0012684C" w:rsidRDefault="0012684C" w:rsidP="0012684C">
      <w:pPr>
        <w:pStyle w:val="Titre3"/>
      </w:pPr>
      <w:r w:rsidRPr="0012684C">
        <w:t>Description</w:t>
      </w:r>
    </w:p>
    <w:p w14:paraId="28BA4FCC" w14:textId="0E0695DA" w:rsidR="0012684C" w:rsidRPr="006E2943" w:rsidRDefault="0012684C" w:rsidP="0012684C">
      <w:r w:rsidRPr="00A520ED">
        <w:rPr>
          <w:b/>
        </w:rPr>
        <w:t xml:space="preserve">La </w:t>
      </w:r>
      <w:r w:rsidR="00681F1D" w:rsidRPr="00A520ED">
        <w:rPr>
          <w:b/>
        </w:rPr>
        <w:t xml:space="preserve">forge </w:t>
      </w:r>
      <w:r w:rsidR="00681F1D" w:rsidRPr="00681F1D">
        <w:t>est le lieu de fabrication des objets en métal. C'est ici que sont confectionnés les armes ou outils domestiques en acier.</w:t>
      </w:r>
      <w:r>
        <w:t>.</w:t>
      </w:r>
    </w:p>
    <w:p w14:paraId="0E941429" w14:textId="77777777" w:rsidR="0012684C" w:rsidRDefault="0012684C" w:rsidP="0012684C">
      <w:pPr>
        <w:pStyle w:val="Titre3"/>
      </w:pPr>
      <w:r w:rsidRPr="0012684C">
        <w:t>Compétences</w:t>
      </w:r>
    </w:p>
    <w:p w14:paraId="78142EC6" w14:textId="1BD3730C" w:rsidR="00B836D6" w:rsidRDefault="00B836D6" w:rsidP="00B836D6">
      <w:pPr>
        <w:pStyle w:val="Paragraphedeliste"/>
        <w:numPr>
          <w:ilvl w:val="0"/>
          <w:numId w:val="90"/>
        </w:numPr>
      </w:pPr>
      <w:r>
        <w:t>Fabriquer un tube</w:t>
      </w:r>
    </w:p>
    <w:p w14:paraId="3C54C9EE" w14:textId="4BCB84F8" w:rsidR="00B836D6" w:rsidRDefault="00B836D6" w:rsidP="00B836D6">
      <w:pPr>
        <w:pStyle w:val="Paragraphedeliste"/>
        <w:numPr>
          <w:ilvl w:val="0"/>
          <w:numId w:val="90"/>
        </w:numPr>
      </w:pPr>
      <w:r>
        <w:t>Fabriquer une scie</w:t>
      </w:r>
    </w:p>
    <w:p w14:paraId="178105E3" w14:textId="28F812E5" w:rsidR="00B836D6" w:rsidRDefault="00B836D6" w:rsidP="00B836D6">
      <w:pPr>
        <w:pStyle w:val="Paragraphedeliste"/>
        <w:numPr>
          <w:ilvl w:val="0"/>
          <w:numId w:val="90"/>
        </w:numPr>
      </w:pPr>
      <w:r>
        <w:t>Fabriquer une hache</w:t>
      </w:r>
    </w:p>
    <w:p w14:paraId="59B8FE13" w14:textId="34EB7BE5" w:rsidR="00B836D6" w:rsidRDefault="00B836D6" w:rsidP="00B836D6">
      <w:pPr>
        <w:pStyle w:val="Paragraphedeliste"/>
        <w:numPr>
          <w:ilvl w:val="0"/>
          <w:numId w:val="90"/>
        </w:numPr>
      </w:pPr>
      <w:r>
        <w:t>Fabriquer une serpe</w:t>
      </w:r>
    </w:p>
    <w:p w14:paraId="4FF9958F" w14:textId="27E06F99" w:rsidR="00B836D6" w:rsidRDefault="00B836D6" w:rsidP="00B836D6">
      <w:pPr>
        <w:pStyle w:val="Paragraphedeliste"/>
        <w:numPr>
          <w:ilvl w:val="0"/>
          <w:numId w:val="90"/>
        </w:numPr>
      </w:pPr>
      <w:r>
        <w:t>Fabriquer un sécateur</w:t>
      </w:r>
    </w:p>
    <w:p w14:paraId="48FCDE14" w14:textId="1424A8B5" w:rsidR="00B836D6" w:rsidRDefault="00B836D6" w:rsidP="00B836D6">
      <w:pPr>
        <w:pStyle w:val="Paragraphedeliste"/>
        <w:numPr>
          <w:ilvl w:val="0"/>
          <w:numId w:val="90"/>
        </w:numPr>
      </w:pPr>
      <w:r>
        <w:t>Fabriquer une faux</w:t>
      </w:r>
    </w:p>
    <w:p w14:paraId="6825FB40" w14:textId="1E91CB5C" w:rsidR="00B836D6" w:rsidRDefault="00B836D6" w:rsidP="00B836D6">
      <w:pPr>
        <w:pStyle w:val="Paragraphedeliste"/>
        <w:numPr>
          <w:ilvl w:val="0"/>
          <w:numId w:val="90"/>
        </w:numPr>
      </w:pPr>
      <w:r>
        <w:t>Fabriquer un couteau</w:t>
      </w:r>
    </w:p>
    <w:p w14:paraId="5D68F527" w14:textId="7F4501E8" w:rsidR="00B836D6" w:rsidRDefault="00B836D6" w:rsidP="00B836D6">
      <w:pPr>
        <w:pStyle w:val="Paragraphedeliste"/>
        <w:numPr>
          <w:ilvl w:val="0"/>
          <w:numId w:val="90"/>
        </w:numPr>
      </w:pPr>
      <w:r>
        <w:t>Fabriquer un couteau de cueilleur</w:t>
      </w:r>
    </w:p>
    <w:p w14:paraId="5A335B5E" w14:textId="2FBEAC55" w:rsidR="00B836D6" w:rsidRDefault="00B836D6" w:rsidP="00B836D6">
      <w:pPr>
        <w:pStyle w:val="Paragraphedeliste"/>
        <w:numPr>
          <w:ilvl w:val="0"/>
          <w:numId w:val="90"/>
        </w:numPr>
      </w:pPr>
      <w:r>
        <w:t>Fabriquer une scie à une main</w:t>
      </w:r>
    </w:p>
    <w:p w14:paraId="15671C8B" w14:textId="51277F88" w:rsidR="00B836D6" w:rsidRDefault="00B836D6" w:rsidP="00B836D6">
      <w:pPr>
        <w:pStyle w:val="Paragraphedeliste"/>
        <w:numPr>
          <w:ilvl w:val="0"/>
          <w:numId w:val="90"/>
        </w:numPr>
      </w:pPr>
      <w:r>
        <w:t>Fabriquer une pelle</w:t>
      </w:r>
    </w:p>
    <w:p w14:paraId="40E5F652" w14:textId="01A64B92" w:rsidR="00B836D6" w:rsidRDefault="00B836D6" w:rsidP="00B836D6">
      <w:pPr>
        <w:pStyle w:val="Paragraphedeliste"/>
        <w:numPr>
          <w:ilvl w:val="0"/>
          <w:numId w:val="90"/>
        </w:numPr>
      </w:pPr>
      <w:r>
        <w:t>Fabriquer une pioche</w:t>
      </w:r>
    </w:p>
    <w:p w14:paraId="29C83BAE" w14:textId="1D986C23" w:rsidR="00B836D6" w:rsidRDefault="00B836D6" w:rsidP="00B836D6">
      <w:pPr>
        <w:pStyle w:val="Paragraphedeliste"/>
        <w:numPr>
          <w:ilvl w:val="0"/>
          <w:numId w:val="90"/>
        </w:numPr>
      </w:pPr>
      <w:r>
        <w:t>Fabriquer un fouet de cuisine</w:t>
      </w:r>
    </w:p>
    <w:p w14:paraId="63ADCCD8" w14:textId="77CD6758" w:rsidR="00B836D6" w:rsidRDefault="00B836D6" w:rsidP="00B836D6">
      <w:pPr>
        <w:pStyle w:val="Paragraphedeliste"/>
        <w:numPr>
          <w:ilvl w:val="0"/>
          <w:numId w:val="90"/>
        </w:numPr>
      </w:pPr>
      <w:r>
        <w:t>Fabriquer un marteau</w:t>
      </w:r>
    </w:p>
    <w:p w14:paraId="7B794EB5" w14:textId="616462A2" w:rsidR="00B836D6" w:rsidRDefault="00B836D6" w:rsidP="00B836D6">
      <w:pPr>
        <w:pStyle w:val="Paragraphedeliste"/>
        <w:numPr>
          <w:ilvl w:val="0"/>
          <w:numId w:val="90"/>
        </w:numPr>
      </w:pPr>
      <w:r>
        <w:t>Fabriquer une gourde en métal</w:t>
      </w:r>
    </w:p>
    <w:p w14:paraId="1E0282E6" w14:textId="681F6E44" w:rsidR="00B836D6" w:rsidRDefault="00B836D6" w:rsidP="00B836D6">
      <w:pPr>
        <w:pStyle w:val="Paragraphedeliste"/>
        <w:numPr>
          <w:ilvl w:val="0"/>
          <w:numId w:val="90"/>
        </w:numPr>
      </w:pPr>
      <w:r>
        <w:t>Fabriquer un tour à bois</w:t>
      </w:r>
    </w:p>
    <w:p w14:paraId="2C698BA8" w14:textId="18D6166D" w:rsidR="00B836D6" w:rsidRPr="00B836D6" w:rsidRDefault="00B836D6" w:rsidP="00B836D6">
      <w:pPr>
        <w:pStyle w:val="Paragraphedeliste"/>
        <w:numPr>
          <w:ilvl w:val="0"/>
          <w:numId w:val="90"/>
        </w:numPr>
      </w:pPr>
      <w:r>
        <w:t>Fabriquer des outils de forgeron</w:t>
      </w:r>
    </w:p>
    <w:p w14:paraId="71ABB069" w14:textId="77777777" w:rsidR="009E5B6D" w:rsidRDefault="009E5B6D" w:rsidP="009E5B6D">
      <w:pPr>
        <w:pStyle w:val="Titre2"/>
      </w:pPr>
      <w:bookmarkStart w:id="185" w:name="_Toc384287146"/>
      <w:bookmarkStart w:id="186" w:name="_Toc384985704"/>
      <w:r>
        <w:t>Séchoir</w:t>
      </w:r>
    </w:p>
    <w:p w14:paraId="5F2F8D9A" w14:textId="77777777" w:rsidR="007C366C" w:rsidRDefault="00837922" w:rsidP="007C366C">
      <w:pPr>
        <w:keepNext/>
        <w:jc w:val="center"/>
      </w:pPr>
      <w:r>
        <w:pict w14:anchorId="2CAD0B1A">
          <v:shape id="_x0000_i1047" type="#_x0000_t75" style="width:140.85pt;height:140.85pt">
            <v:imagedata r:id="rId35" o:title="Séchoir"/>
          </v:shape>
        </w:pict>
      </w:r>
    </w:p>
    <w:p w14:paraId="474C21BD" w14:textId="1BE266AA" w:rsidR="007935A2" w:rsidRPr="007935A2" w:rsidRDefault="007C366C" w:rsidP="007C366C">
      <w:pPr>
        <w:pStyle w:val="Lgende"/>
        <w:jc w:val="center"/>
      </w:pPr>
      <w:r>
        <w:t xml:space="preserve">Figure </w:t>
      </w:r>
      <w:fldSimple w:instr=" SEQ Figure \* ARABIC ">
        <w:r w:rsidR="007478A9">
          <w:rPr>
            <w:noProof/>
          </w:rPr>
          <w:t>22</w:t>
        </w:r>
      </w:fldSimple>
      <w:r>
        <w:t xml:space="preserve"> : Séchoir - Terre</w:t>
      </w:r>
    </w:p>
    <w:p w14:paraId="629B9125" w14:textId="77777777" w:rsidR="009E5B6D" w:rsidRDefault="009E5B6D" w:rsidP="009E5B6D">
      <w:pPr>
        <w:pStyle w:val="Titre3"/>
      </w:pPr>
      <w:r>
        <w:lastRenderedPageBreak/>
        <w:t>Description</w:t>
      </w:r>
    </w:p>
    <w:p w14:paraId="051C32F4" w14:textId="462D7793" w:rsidR="009E5B6D" w:rsidRPr="00906E93" w:rsidRDefault="009E5B6D" w:rsidP="00906E93">
      <w:r w:rsidRPr="00A520ED">
        <w:rPr>
          <w:b/>
        </w:rPr>
        <w:t>Le séchoir</w:t>
      </w:r>
      <w:r>
        <w:t xml:space="preserve"> permet, comme son nom l’indique de faire sécher des plantes. Ces plantes séchées pourront alors servir à d’autres tâches</w:t>
      </w:r>
      <w:r w:rsidR="00681F1D" w:rsidRPr="00681F1D">
        <w:t xml:space="preserve"> (dans la cuisine, ou la cabane du druide par exemple)</w:t>
      </w:r>
      <w:r>
        <w:t>.</w:t>
      </w:r>
    </w:p>
    <w:p w14:paraId="25DB6D72" w14:textId="77777777" w:rsidR="009E5B6D" w:rsidRDefault="009E5B6D" w:rsidP="009E5B6D">
      <w:pPr>
        <w:pStyle w:val="Titre3"/>
      </w:pPr>
      <w:r>
        <w:t>Compétences</w:t>
      </w:r>
    </w:p>
    <w:p w14:paraId="6E0267BB" w14:textId="77777777" w:rsidR="009E5B6D" w:rsidRDefault="009E5B6D" w:rsidP="00906E93">
      <w:pPr>
        <w:pStyle w:val="Paragraphedeliste"/>
        <w:numPr>
          <w:ilvl w:val="0"/>
          <w:numId w:val="81"/>
        </w:numPr>
      </w:pPr>
      <w:r>
        <w:t>Sécher du Ligio</w:t>
      </w:r>
    </w:p>
    <w:p w14:paraId="6D526F69" w14:textId="77777777" w:rsidR="009E5B6D" w:rsidRDefault="009E5B6D" w:rsidP="00906E93">
      <w:pPr>
        <w:pStyle w:val="Paragraphedeliste"/>
        <w:numPr>
          <w:ilvl w:val="0"/>
          <w:numId w:val="81"/>
        </w:numPr>
      </w:pPr>
      <w:r>
        <w:t>Sécher du Jarkilo</w:t>
      </w:r>
    </w:p>
    <w:p w14:paraId="0E89005D" w14:textId="77777777" w:rsidR="009E5B6D" w:rsidRDefault="009E5B6D" w:rsidP="00906E93">
      <w:pPr>
        <w:pStyle w:val="Paragraphedeliste"/>
        <w:numPr>
          <w:ilvl w:val="0"/>
          <w:numId w:val="81"/>
        </w:numPr>
      </w:pPr>
      <w:r>
        <w:t>Sécher du Bailo</w:t>
      </w:r>
    </w:p>
    <w:p w14:paraId="38DFB4F2" w14:textId="77777777" w:rsidR="009E5B6D" w:rsidRDefault="009E5B6D" w:rsidP="00906E93">
      <w:pPr>
        <w:pStyle w:val="Paragraphedeliste"/>
        <w:numPr>
          <w:ilvl w:val="0"/>
          <w:numId w:val="81"/>
        </w:numPr>
      </w:pPr>
      <w:r>
        <w:t>Sécher du Fiko</w:t>
      </w:r>
    </w:p>
    <w:p w14:paraId="68270067" w14:textId="41FEDA5F" w:rsidR="00B836D6" w:rsidRDefault="00B836D6" w:rsidP="00906E93">
      <w:pPr>
        <w:pStyle w:val="Paragraphedeliste"/>
        <w:numPr>
          <w:ilvl w:val="0"/>
          <w:numId w:val="81"/>
        </w:numPr>
      </w:pPr>
      <w:r>
        <w:t>Secher du lichoj</w:t>
      </w:r>
    </w:p>
    <w:p w14:paraId="6F9854EC" w14:textId="14101B19" w:rsidR="00B836D6" w:rsidRDefault="00B836D6" w:rsidP="00906E93">
      <w:pPr>
        <w:pStyle w:val="Paragraphedeliste"/>
        <w:numPr>
          <w:ilvl w:val="0"/>
          <w:numId w:val="81"/>
        </w:numPr>
      </w:pPr>
      <w:r>
        <w:t>Sécher des airelles</w:t>
      </w:r>
    </w:p>
    <w:p w14:paraId="48EC5497" w14:textId="518A7593" w:rsidR="00B836D6" w:rsidRPr="00906E93" w:rsidRDefault="00B836D6" w:rsidP="00B836D6">
      <w:pPr>
        <w:pStyle w:val="Paragraphedeliste"/>
        <w:numPr>
          <w:ilvl w:val="0"/>
          <w:numId w:val="81"/>
        </w:numPr>
      </w:pPr>
      <w:r>
        <w:t>Secher du flento</w:t>
      </w:r>
    </w:p>
    <w:p w14:paraId="792D747D" w14:textId="77777777" w:rsidR="00D127A1" w:rsidRDefault="00D127A1" w:rsidP="00906E93">
      <w:pPr>
        <w:pStyle w:val="Titre2"/>
      </w:pPr>
      <w:r>
        <w:t>Cabane de Vannerie</w:t>
      </w:r>
    </w:p>
    <w:p w14:paraId="34E46AF4" w14:textId="77777777" w:rsidR="000F320D" w:rsidRDefault="00837922" w:rsidP="000F320D">
      <w:pPr>
        <w:keepNext/>
        <w:jc w:val="center"/>
      </w:pPr>
      <w:r>
        <w:pict w14:anchorId="79DFB630">
          <v:shape id="_x0000_i1048" type="#_x0000_t75" style="width:140.85pt;height:140.85pt">
            <v:imagedata r:id="rId36" o:title="Vannerie"/>
          </v:shape>
        </w:pict>
      </w:r>
    </w:p>
    <w:p w14:paraId="5AA5D580" w14:textId="26E14EE0" w:rsidR="000F320D" w:rsidRPr="000F320D" w:rsidRDefault="000F320D" w:rsidP="000F320D">
      <w:pPr>
        <w:pStyle w:val="Lgende"/>
        <w:jc w:val="center"/>
      </w:pPr>
      <w:r>
        <w:t xml:space="preserve">Figure </w:t>
      </w:r>
      <w:fldSimple w:instr=" SEQ Figure \* ARABIC ">
        <w:r w:rsidR="007478A9">
          <w:rPr>
            <w:noProof/>
          </w:rPr>
          <w:t>23</w:t>
        </w:r>
      </w:fldSimple>
      <w:r>
        <w:t xml:space="preserve"> : Cabane de Vannerie - Terre</w:t>
      </w:r>
    </w:p>
    <w:p w14:paraId="5FDAD1AD" w14:textId="77777777" w:rsidR="009E5B6D" w:rsidRDefault="009E5B6D" w:rsidP="00906E93">
      <w:pPr>
        <w:pStyle w:val="Titre3"/>
      </w:pPr>
      <w:r>
        <w:t>Description</w:t>
      </w:r>
    </w:p>
    <w:p w14:paraId="68AAB3D6" w14:textId="41CA2F42" w:rsidR="009E5B6D" w:rsidRDefault="009E5B6D" w:rsidP="00906E93">
      <w:r>
        <w:t xml:space="preserve">La </w:t>
      </w:r>
      <w:r w:rsidR="00681F1D">
        <w:t xml:space="preserve">cabane de </w:t>
      </w:r>
      <w:r>
        <w:t xml:space="preserve">vannerie </w:t>
      </w:r>
      <w:r w:rsidR="00681F1D" w:rsidRPr="00681F1D">
        <w:t>est une petite construction où les personnages peuvent s'adonner à la vannerie, qui consiste à utiliser des végétaux pour produire des objets utilisables comme des paniers et meubles. Par extension, le cordie</w:t>
      </w:r>
      <w:r w:rsidR="00681F1D">
        <w:t>r officie dans le même bâtiment</w:t>
      </w:r>
      <w:r>
        <w:t>.</w:t>
      </w:r>
    </w:p>
    <w:p w14:paraId="77C1F859" w14:textId="77777777" w:rsidR="009E5B6D" w:rsidRDefault="009E5B6D" w:rsidP="00906E93">
      <w:pPr>
        <w:pStyle w:val="Titre3"/>
      </w:pPr>
      <w:r>
        <w:t>Compétences</w:t>
      </w:r>
    </w:p>
    <w:p w14:paraId="676165D7" w14:textId="77777777" w:rsidR="009E5B6D" w:rsidRDefault="009E5B6D" w:rsidP="00906E93">
      <w:pPr>
        <w:pStyle w:val="Paragraphedeliste"/>
        <w:numPr>
          <w:ilvl w:val="0"/>
          <w:numId w:val="19"/>
        </w:numPr>
      </w:pPr>
      <w:r>
        <w:t>Corder du Ligio</w:t>
      </w:r>
    </w:p>
    <w:p w14:paraId="1E8CDE85" w14:textId="77777777" w:rsidR="009E5B6D" w:rsidRDefault="009E5B6D" w:rsidP="00906E93">
      <w:pPr>
        <w:pStyle w:val="Paragraphedeliste"/>
        <w:numPr>
          <w:ilvl w:val="0"/>
          <w:numId w:val="19"/>
        </w:numPr>
      </w:pPr>
      <w:r>
        <w:t>Corder du Bailo</w:t>
      </w:r>
    </w:p>
    <w:p w14:paraId="47CD647D" w14:textId="47D8AA7D" w:rsidR="00B836D6" w:rsidRDefault="00B836D6" w:rsidP="00906E93">
      <w:pPr>
        <w:pStyle w:val="Paragraphedeliste"/>
        <w:numPr>
          <w:ilvl w:val="0"/>
          <w:numId w:val="19"/>
        </w:numPr>
      </w:pPr>
      <w:r>
        <w:t>Tresser du Jarkilo</w:t>
      </w:r>
    </w:p>
    <w:p w14:paraId="2D94FDC8" w14:textId="57BDA168" w:rsidR="00B836D6" w:rsidRDefault="00B836D6" w:rsidP="00906E93">
      <w:pPr>
        <w:pStyle w:val="Paragraphedeliste"/>
        <w:numPr>
          <w:ilvl w:val="0"/>
          <w:numId w:val="19"/>
        </w:numPr>
      </w:pPr>
      <w:r>
        <w:t>Tresser du Bailo</w:t>
      </w:r>
    </w:p>
    <w:p w14:paraId="5E11462A" w14:textId="20E5FF0E" w:rsidR="00B836D6" w:rsidRDefault="00B836D6" w:rsidP="00906E93">
      <w:pPr>
        <w:pStyle w:val="Paragraphedeliste"/>
        <w:numPr>
          <w:ilvl w:val="0"/>
          <w:numId w:val="19"/>
        </w:numPr>
      </w:pPr>
      <w:r>
        <w:t>Fabriquer un ensemble corde et gouge</w:t>
      </w:r>
    </w:p>
    <w:p w14:paraId="700C7EA5" w14:textId="77777777" w:rsidR="00D127A1" w:rsidRDefault="00E72D5B" w:rsidP="00906E93">
      <w:pPr>
        <w:pStyle w:val="Titre2"/>
      </w:pPr>
      <w:r>
        <w:lastRenderedPageBreak/>
        <w:t>Moulin</w:t>
      </w:r>
    </w:p>
    <w:p w14:paraId="6E71B88C" w14:textId="77777777" w:rsidR="009C3BF6" w:rsidRDefault="00837922" w:rsidP="009C3BF6">
      <w:pPr>
        <w:keepNext/>
        <w:jc w:val="center"/>
      </w:pPr>
      <w:r>
        <w:pict w14:anchorId="32DDF1B6">
          <v:shape id="_x0000_i1049" type="#_x0000_t75" style="width:142.1pt;height:142.1pt">
            <v:imagedata r:id="rId37" o:title="Moulin"/>
          </v:shape>
        </w:pict>
      </w:r>
    </w:p>
    <w:p w14:paraId="347551CE" w14:textId="02AF57F7" w:rsidR="00ED1F20" w:rsidRPr="00ED1F20" w:rsidRDefault="009C3BF6" w:rsidP="009C3BF6">
      <w:pPr>
        <w:pStyle w:val="Lgende"/>
        <w:jc w:val="center"/>
      </w:pPr>
      <w:r>
        <w:t xml:space="preserve">Figure </w:t>
      </w:r>
      <w:fldSimple w:instr=" SEQ Figure \* ARABIC ">
        <w:r w:rsidR="007478A9">
          <w:rPr>
            <w:noProof/>
          </w:rPr>
          <w:t>24</w:t>
        </w:r>
      </w:fldSimple>
      <w:r>
        <w:t xml:space="preserve"> : Moulin - Terre</w:t>
      </w:r>
    </w:p>
    <w:p w14:paraId="2A6364F2" w14:textId="77777777" w:rsidR="00E72D5B" w:rsidRDefault="00E72D5B" w:rsidP="00906E93">
      <w:pPr>
        <w:pStyle w:val="Titre3"/>
      </w:pPr>
      <w:r>
        <w:t>Description</w:t>
      </w:r>
    </w:p>
    <w:p w14:paraId="42246C0F" w14:textId="77777777" w:rsidR="00E72D5B" w:rsidRPr="00906E93" w:rsidRDefault="00E72D5B" w:rsidP="00906E93">
      <w:r w:rsidRPr="00A520ED">
        <w:rPr>
          <w:b/>
        </w:rPr>
        <w:t>Le moulin</w:t>
      </w:r>
      <w:r>
        <w:t xml:space="preserve"> sert initialement à moudre le grain mais les meules sont également adaptables pour presser certains légumes, fruits, graines et autres pour en extraire le suc ou l’huile. Par extension, et pour rentabiliser l’espace, le moulin est équipé d’une batteuse pour séparer la paille des céréales.</w:t>
      </w:r>
    </w:p>
    <w:p w14:paraId="0A52549E" w14:textId="77777777" w:rsidR="00E72D5B" w:rsidRDefault="00E72D5B" w:rsidP="00906E93">
      <w:pPr>
        <w:pStyle w:val="Titre3"/>
      </w:pPr>
      <w:r>
        <w:t>Compétences</w:t>
      </w:r>
    </w:p>
    <w:p w14:paraId="1384EAB9" w14:textId="77777777" w:rsidR="00E72D5B" w:rsidRDefault="00E72D5B" w:rsidP="00906E93">
      <w:pPr>
        <w:pStyle w:val="Paragraphedeliste"/>
        <w:numPr>
          <w:ilvl w:val="0"/>
          <w:numId w:val="82"/>
        </w:numPr>
      </w:pPr>
      <w:r>
        <w:t>Presser l’Olio</w:t>
      </w:r>
    </w:p>
    <w:p w14:paraId="6D2D6CF5" w14:textId="77777777" w:rsidR="00E72D5B" w:rsidRDefault="00E72D5B" w:rsidP="00906E93">
      <w:pPr>
        <w:pStyle w:val="Paragraphedeliste"/>
        <w:numPr>
          <w:ilvl w:val="0"/>
          <w:numId w:val="82"/>
        </w:numPr>
      </w:pPr>
      <w:r>
        <w:t>Presser le Ligio</w:t>
      </w:r>
    </w:p>
    <w:p w14:paraId="02B9E43A" w14:textId="77777777" w:rsidR="00E72D5B" w:rsidRDefault="00E72D5B" w:rsidP="00906E93">
      <w:pPr>
        <w:pStyle w:val="Paragraphedeliste"/>
        <w:numPr>
          <w:ilvl w:val="0"/>
          <w:numId w:val="82"/>
        </w:numPr>
      </w:pPr>
      <w:r>
        <w:t>Presser l’Aloe</w:t>
      </w:r>
    </w:p>
    <w:p w14:paraId="307523DE" w14:textId="075779D2" w:rsidR="00E72D5B" w:rsidRDefault="00E72D5B" w:rsidP="00906E93">
      <w:pPr>
        <w:pStyle w:val="Paragraphedeliste"/>
        <w:numPr>
          <w:ilvl w:val="0"/>
          <w:numId w:val="82"/>
        </w:numPr>
      </w:pPr>
      <w:r>
        <w:t xml:space="preserve">Presser le </w:t>
      </w:r>
      <w:r w:rsidR="00B836D6">
        <w:t>k</w:t>
      </w:r>
      <w:r>
        <w:t>akto</w:t>
      </w:r>
    </w:p>
    <w:p w14:paraId="18EDC83B" w14:textId="77777777" w:rsidR="00E72D5B" w:rsidRDefault="00E72D5B" w:rsidP="00906E93">
      <w:pPr>
        <w:pStyle w:val="Paragraphedeliste"/>
        <w:numPr>
          <w:ilvl w:val="0"/>
          <w:numId w:val="82"/>
        </w:numPr>
      </w:pPr>
      <w:r>
        <w:t>Presser l’Arido</w:t>
      </w:r>
    </w:p>
    <w:p w14:paraId="75273BF9" w14:textId="77777777" w:rsidR="00E72D5B" w:rsidRDefault="00E72D5B" w:rsidP="00906E93">
      <w:pPr>
        <w:pStyle w:val="Paragraphedeliste"/>
        <w:numPr>
          <w:ilvl w:val="0"/>
          <w:numId w:val="82"/>
        </w:numPr>
      </w:pPr>
      <w:r>
        <w:t>Battre l’Avoro</w:t>
      </w:r>
    </w:p>
    <w:p w14:paraId="7D34B6AA" w14:textId="77777777" w:rsidR="00E72D5B" w:rsidRDefault="00E72D5B" w:rsidP="00906E93">
      <w:pPr>
        <w:pStyle w:val="Paragraphedeliste"/>
        <w:numPr>
          <w:ilvl w:val="0"/>
          <w:numId w:val="82"/>
        </w:numPr>
      </w:pPr>
      <w:r>
        <w:t>Moudre l’Avoro</w:t>
      </w:r>
    </w:p>
    <w:p w14:paraId="41E92496" w14:textId="71531330" w:rsidR="00B836D6" w:rsidRDefault="00B836D6" w:rsidP="00906E93">
      <w:pPr>
        <w:pStyle w:val="Paragraphedeliste"/>
        <w:numPr>
          <w:ilvl w:val="0"/>
          <w:numId w:val="82"/>
        </w:numPr>
      </w:pPr>
      <w:r>
        <w:t>Moudre Luchoj</w:t>
      </w:r>
    </w:p>
    <w:p w14:paraId="282D6A48" w14:textId="6861D29B" w:rsidR="00B836D6" w:rsidRDefault="00B836D6" w:rsidP="00906E93">
      <w:pPr>
        <w:pStyle w:val="Paragraphedeliste"/>
        <w:numPr>
          <w:ilvl w:val="0"/>
          <w:numId w:val="82"/>
        </w:numPr>
      </w:pPr>
      <w:r>
        <w:t>Presser Avoro</w:t>
      </w:r>
    </w:p>
    <w:p w14:paraId="1B13F9C6" w14:textId="2F732D28" w:rsidR="00B836D6" w:rsidRDefault="00B836D6" w:rsidP="00906E93">
      <w:pPr>
        <w:pStyle w:val="Paragraphedeliste"/>
        <w:numPr>
          <w:ilvl w:val="0"/>
          <w:numId w:val="82"/>
        </w:numPr>
      </w:pPr>
      <w:r>
        <w:t>Presser Adano</w:t>
      </w:r>
    </w:p>
    <w:p w14:paraId="0BD96E8F" w14:textId="16945EC0" w:rsidR="00B836D6" w:rsidRDefault="00B836D6" w:rsidP="00906E93">
      <w:pPr>
        <w:pStyle w:val="Paragraphedeliste"/>
        <w:numPr>
          <w:ilvl w:val="0"/>
          <w:numId w:val="82"/>
        </w:numPr>
      </w:pPr>
      <w:r>
        <w:t>Presser Airelles</w:t>
      </w:r>
    </w:p>
    <w:p w14:paraId="70981CC3" w14:textId="0A0E2292" w:rsidR="00B836D6" w:rsidRDefault="00B836D6" w:rsidP="00906E93">
      <w:pPr>
        <w:pStyle w:val="Paragraphedeliste"/>
        <w:numPr>
          <w:ilvl w:val="0"/>
          <w:numId w:val="82"/>
        </w:numPr>
      </w:pPr>
      <w:r>
        <w:t>Presser Thorno</w:t>
      </w:r>
    </w:p>
    <w:p w14:paraId="5503B39B" w14:textId="5B50E5AC" w:rsidR="00B836D6" w:rsidRDefault="00B836D6" w:rsidP="00906E93">
      <w:pPr>
        <w:pStyle w:val="Paragraphedeliste"/>
        <w:numPr>
          <w:ilvl w:val="0"/>
          <w:numId w:val="82"/>
        </w:numPr>
        <w:rPr>
          <w:ins w:id="187" w:author="Corinne" w:date="2014-11-21T14:30:00Z"/>
        </w:rPr>
      </w:pPr>
      <w:r>
        <w:t>Emulsionner Aloe</w:t>
      </w:r>
    </w:p>
    <w:p w14:paraId="6BA3BFEE" w14:textId="55CDEF09" w:rsidR="00993B21" w:rsidRDefault="00993B21" w:rsidP="00906E93">
      <w:pPr>
        <w:pStyle w:val="Paragraphedeliste"/>
        <w:numPr>
          <w:ilvl w:val="0"/>
          <w:numId w:val="82"/>
        </w:numPr>
        <w:rPr>
          <w:ins w:id="188" w:author="Corinne" w:date="2014-11-21T14:30:00Z"/>
        </w:rPr>
      </w:pPr>
      <w:ins w:id="189" w:author="Corinne" w:date="2014-11-21T14:30:00Z">
        <w:r>
          <w:t>Teiller du fourrage de gresbo</w:t>
        </w:r>
      </w:ins>
    </w:p>
    <w:p w14:paraId="1DDD81EC" w14:textId="42F4C3D8" w:rsidR="00993B21" w:rsidRPr="00906E93" w:rsidRDefault="00993B21" w:rsidP="00906E93">
      <w:pPr>
        <w:pStyle w:val="Paragraphedeliste"/>
        <w:numPr>
          <w:ilvl w:val="0"/>
          <w:numId w:val="82"/>
        </w:numPr>
      </w:pPr>
      <w:ins w:id="190" w:author="Corinne" w:date="2014-11-21T14:30:00Z">
        <w:r>
          <w:t>Teiller de la paille d’avoro</w:t>
        </w:r>
      </w:ins>
    </w:p>
    <w:p w14:paraId="6A5097A8" w14:textId="77777777" w:rsidR="00D127A1" w:rsidRDefault="00D127A1" w:rsidP="00906E93">
      <w:pPr>
        <w:pStyle w:val="Titre2"/>
      </w:pPr>
      <w:r>
        <w:t>Verrerie</w:t>
      </w:r>
    </w:p>
    <w:p w14:paraId="5B5CCB0D" w14:textId="0FCBA883" w:rsidR="00340AAF" w:rsidRDefault="00837922" w:rsidP="00340AAF">
      <w:pPr>
        <w:keepNext/>
        <w:jc w:val="center"/>
      </w:pPr>
      <w:r>
        <w:pict w14:anchorId="28E0F01D">
          <v:shape id="_x0000_i1050" type="#_x0000_t75" style="width:140.85pt;height:140.85pt">
            <v:imagedata r:id="rId38" o:title="Verrerie"/>
          </v:shape>
        </w:pict>
      </w:r>
    </w:p>
    <w:p w14:paraId="0B8233DF" w14:textId="789C07A9" w:rsidR="00340AAF" w:rsidRPr="00340AAF" w:rsidRDefault="00340AAF" w:rsidP="00340AAF">
      <w:pPr>
        <w:pStyle w:val="Lgende"/>
        <w:jc w:val="center"/>
      </w:pPr>
      <w:r>
        <w:t xml:space="preserve">Figure </w:t>
      </w:r>
      <w:fldSimple w:instr=" SEQ Figure \* ARABIC ">
        <w:r w:rsidR="007478A9">
          <w:rPr>
            <w:noProof/>
          </w:rPr>
          <w:t>25</w:t>
        </w:r>
      </w:fldSimple>
      <w:r>
        <w:t xml:space="preserve"> : Verrerie - Terre</w:t>
      </w:r>
    </w:p>
    <w:p w14:paraId="30D70AA2" w14:textId="77777777" w:rsidR="00E72D5B" w:rsidRDefault="00E72D5B" w:rsidP="00906E93">
      <w:pPr>
        <w:pStyle w:val="Titre3"/>
      </w:pPr>
      <w:r>
        <w:lastRenderedPageBreak/>
        <w:t>Description</w:t>
      </w:r>
    </w:p>
    <w:p w14:paraId="44BFB355" w14:textId="0483D4DE" w:rsidR="00E72D5B" w:rsidRPr="00906E93" w:rsidRDefault="00E72D5B" w:rsidP="00906E93">
      <w:r w:rsidRPr="00A520ED">
        <w:rPr>
          <w:b/>
        </w:rPr>
        <w:t>La verrerie</w:t>
      </w:r>
      <w:r>
        <w:t xml:space="preserve"> </w:t>
      </w:r>
      <w:r w:rsidR="00681F1D" w:rsidRPr="00681F1D">
        <w:t>est le lieu de fabrication et de transformation du verre. L'utilisation du charbon permet de fondre du sable qui pourra alors être soufflé ou moulé.</w:t>
      </w:r>
    </w:p>
    <w:p w14:paraId="094F8C7D" w14:textId="77777777" w:rsidR="00E72D5B" w:rsidRDefault="00E72D5B" w:rsidP="00906E93">
      <w:pPr>
        <w:pStyle w:val="Titre3"/>
      </w:pPr>
      <w:r>
        <w:t>Compétences</w:t>
      </w:r>
    </w:p>
    <w:p w14:paraId="4BCD4B43" w14:textId="77777777" w:rsidR="00E72D5B" w:rsidRDefault="00E72D5B" w:rsidP="00906E93">
      <w:pPr>
        <w:pStyle w:val="Paragraphedeliste"/>
        <w:numPr>
          <w:ilvl w:val="0"/>
          <w:numId w:val="82"/>
        </w:numPr>
      </w:pPr>
      <w:r>
        <w:t>Fondre du verre</w:t>
      </w:r>
    </w:p>
    <w:p w14:paraId="4987DEE3" w14:textId="5CBF36D6" w:rsidR="00B836D6" w:rsidRDefault="00B836D6" w:rsidP="00906E93">
      <w:pPr>
        <w:pStyle w:val="Paragraphedeliste"/>
        <w:numPr>
          <w:ilvl w:val="0"/>
          <w:numId w:val="82"/>
        </w:numPr>
      </w:pPr>
      <w:r>
        <w:t>Souffler une bouteille</w:t>
      </w:r>
    </w:p>
    <w:p w14:paraId="7C7E776A" w14:textId="190C9DFE" w:rsidR="00B836D6" w:rsidRDefault="00B836D6" w:rsidP="00906E93">
      <w:pPr>
        <w:pStyle w:val="Paragraphedeliste"/>
        <w:numPr>
          <w:ilvl w:val="0"/>
          <w:numId w:val="82"/>
        </w:numPr>
      </w:pPr>
      <w:r>
        <w:t>Souffler une fiole</w:t>
      </w:r>
    </w:p>
    <w:p w14:paraId="21BADF13" w14:textId="5F83E808" w:rsidR="00B836D6" w:rsidRPr="00906E93" w:rsidRDefault="00B836D6" w:rsidP="00906E93">
      <w:pPr>
        <w:pStyle w:val="Paragraphedeliste"/>
        <w:numPr>
          <w:ilvl w:val="0"/>
          <w:numId w:val="82"/>
        </w:numPr>
      </w:pPr>
      <w:r>
        <w:t>Fondre un pot</w:t>
      </w:r>
    </w:p>
    <w:p w14:paraId="1DCD177E" w14:textId="45DC2D36" w:rsidR="00D127A1" w:rsidRDefault="00D127A1" w:rsidP="00906E93">
      <w:pPr>
        <w:pStyle w:val="Titre2"/>
      </w:pPr>
      <w:r>
        <w:t>Brique</w:t>
      </w:r>
      <w:r w:rsidR="00C90792">
        <w:t>te</w:t>
      </w:r>
      <w:r>
        <w:t>rie</w:t>
      </w:r>
    </w:p>
    <w:p w14:paraId="7BDDE9AD" w14:textId="77777777" w:rsidR="000C2B2E" w:rsidRDefault="00837922" w:rsidP="000C2B2E">
      <w:pPr>
        <w:keepNext/>
        <w:jc w:val="center"/>
      </w:pPr>
      <w:r>
        <w:pict w14:anchorId="5F2CE818">
          <v:shape id="_x0000_i1051" type="#_x0000_t75" style="width:140.85pt;height:140.85pt">
            <v:imagedata r:id="rId39" o:title="Briqueterie"/>
          </v:shape>
        </w:pict>
      </w:r>
    </w:p>
    <w:p w14:paraId="4942BA9C" w14:textId="7FED7568" w:rsidR="000C2B2E" w:rsidRPr="000C2B2E" w:rsidRDefault="000C2B2E" w:rsidP="000C2B2E">
      <w:pPr>
        <w:pStyle w:val="Lgende"/>
        <w:jc w:val="center"/>
      </w:pPr>
      <w:r>
        <w:t xml:space="preserve">Figure </w:t>
      </w:r>
      <w:fldSimple w:instr=" SEQ Figure \* ARABIC ">
        <w:r w:rsidR="007478A9">
          <w:rPr>
            <w:noProof/>
          </w:rPr>
          <w:t>26</w:t>
        </w:r>
      </w:fldSimple>
      <w:r>
        <w:t xml:space="preserve"> : Briqueterie - Terre</w:t>
      </w:r>
    </w:p>
    <w:p w14:paraId="600B018E" w14:textId="77777777" w:rsidR="00E72D5B" w:rsidRDefault="00E72D5B" w:rsidP="00906E93">
      <w:pPr>
        <w:pStyle w:val="Titre3"/>
      </w:pPr>
      <w:r>
        <w:t>Description</w:t>
      </w:r>
    </w:p>
    <w:p w14:paraId="21479B0D" w14:textId="5ACF4D7E" w:rsidR="00E72D5B" w:rsidRDefault="00E72D5B" w:rsidP="00906E93">
      <w:r w:rsidRPr="00A520ED">
        <w:rPr>
          <w:b/>
        </w:rPr>
        <w:t>La brique</w:t>
      </w:r>
      <w:r w:rsidR="00C90792" w:rsidRPr="00A520ED">
        <w:rPr>
          <w:b/>
        </w:rPr>
        <w:t>te</w:t>
      </w:r>
      <w:r w:rsidRPr="00A520ED">
        <w:rPr>
          <w:b/>
        </w:rPr>
        <w:t>rie</w:t>
      </w:r>
      <w:r>
        <w:t xml:space="preserve"> </w:t>
      </w:r>
      <w:r w:rsidR="00681F1D" w:rsidRPr="00681F1D">
        <w:t>est un bâtiment où sont fabriquées les briques. L'argile y est moulé</w:t>
      </w:r>
      <w:r w:rsidR="00681F1D">
        <w:t>e</w:t>
      </w:r>
      <w:r w:rsidR="00681F1D" w:rsidRPr="00681F1D">
        <w:t xml:space="preserve"> puis cuit pour produire les briques, matériaux de construction polyvalent et très robuste pour la construction d'autres bâtiments.</w:t>
      </w:r>
    </w:p>
    <w:p w14:paraId="5313FBDE" w14:textId="77777777" w:rsidR="00E72D5B" w:rsidRDefault="00E72D5B" w:rsidP="00A520ED">
      <w:pPr>
        <w:pStyle w:val="Titre3"/>
      </w:pPr>
      <w:r>
        <w:t>Compétence</w:t>
      </w:r>
    </w:p>
    <w:p w14:paraId="40B24BB1" w14:textId="77777777" w:rsidR="00E72D5B" w:rsidRPr="00906E93" w:rsidRDefault="00E72D5B" w:rsidP="00906E93">
      <w:pPr>
        <w:pStyle w:val="Paragraphedeliste"/>
        <w:numPr>
          <w:ilvl w:val="0"/>
          <w:numId w:val="82"/>
        </w:numPr>
      </w:pPr>
      <w:r>
        <w:t>Fabriquer des briques</w:t>
      </w:r>
    </w:p>
    <w:p w14:paraId="130E8930" w14:textId="77777777" w:rsidR="00D127A1" w:rsidRDefault="00D127A1" w:rsidP="00906E93">
      <w:pPr>
        <w:pStyle w:val="Titre2"/>
      </w:pPr>
      <w:r>
        <w:t>T</w:t>
      </w:r>
      <w:r w:rsidR="00E72D5B">
        <w:t>isserand</w:t>
      </w:r>
    </w:p>
    <w:p w14:paraId="7A823FD6" w14:textId="77777777" w:rsidR="009C057A" w:rsidRDefault="00837922" w:rsidP="009C057A">
      <w:pPr>
        <w:keepNext/>
        <w:jc w:val="center"/>
      </w:pPr>
      <w:r>
        <w:pict w14:anchorId="519BC376">
          <v:shape id="_x0000_i1052" type="#_x0000_t75" style="width:140.85pt;height:140.85pt">
            <v:imagedata r:id="rId40" o:title="Tisserand"/>
          </v:shape>
        </w:pict>
      </w:r>
    </w:p>
    <w:p w14:paraId="5AFC7249" w14:textId="3E882048" w:rsidR="009C057A" w:rsidRPr="009C057A" w:rsidRDefault="009C057A" w:rsidP="009C057A">
      <w:pPr>
        <w:pStyle w:val="Lgende"/>
        <w:jc w:val="center"/>
      </w:pPr>
      <w:r>
        <w:t xml:space="preserve">Figure </w:t>
      </w:r>
      <w:fldSimple w:instr=" SEQ Figure \* ARABIC ">
        <w:r w:rsidR="007478A9">
          <w:rPr>
            <w:noProof/>
          </w:rPr>
          <w:t>27</w:t>
        </w:r>
      </w:fldSimple>
      <w:r>
        <w:t xml:space="preserve"> : Tisserand - Terre</w:t>
      </w:r>
    </w:p>
    <w:p w14:paraId="2FB1BFA5" w14:textId="77777777" w:rsidR="00506644" w:rsidRDefault="00506644" w:rsidP="00906E93">
      <w:pPr>
        <w:pStyle w:val="Titre3"/>
      </w:pPr>
      <w:r>
        <w:t>Description</w:t>
      </w:r>
    </w:p>
    <w:p w14:paraId="5111E22D" w14:textId="5DDCCEE9" w:rsidR="00506644" w:rsidRPr="00906E93" w:rsidRDefault="00506644" w:rsidP="00906E93">
      <w:r w:rsidRPr="00A520ED">
        <w:rPr>
          <w:b/>
        </w:rPr>
        <w:t>Le tisserand</w:t>
      </w:r>
      <w:r>
        <w:t xml:space="preserve"> </w:t>
      </w:r>
      <w:r w:rsidR="00681F1D" w:rsidRPr="00681F1D">
        <w:t>utilise des fibres (principalement végétales sur la Lune) pour confectionner des étoffes qui lui serviront ensuite à confectionner des vêtements.</w:t>
      </w:r>
    </w:p>
    <w:p w14:paraId="361EABE5" w14:textId="77777777" w:rsidR="00506644" w:rsidRDefault="00506644" w:rsidP="00906E93">
      <w:pPr>
        <w:pStyle w:val="Titre3"/>
      </w:pPr>
      <w:r>
        <w:lastRenderedPageBreak/>
        <w:t>Compétence</w:t>
      </w:r>
    </w:p>
    <w:p w14:paraId="6E66EA01" w14:textId="25493009" w:rsidR="00B836D6" w:rsidRDefault="00B836D6" w:rsidP="00B836D6">
      <w:pPr>
        <w:pStyle w:val="Paragraphedeliste"/>
        <w:numPr>
          <w:ilvl w:val="0"/>
          <w:numId w:val="91"/>
        </w:numPr>
      </w:pPr>
      <w:r>
        <w:t>Tisser de l’eiko</w:t>
      </w:r>
    </w:p>
    <w:p w14:paraId="384AB687" w14:textId="2908A27A" w:rsidR="00B836D6" w:rsidRDefault="00B836D6" w:rsidP="00B836D6">
      <w:pPr>
        <w:pStyle w:val="Paragraphedeliste"/>
        <w:numPr>
          <w:ilvl w:val="0"/>
          <w:numId w:val="91"/>
        </w:numPr>
      </w:pPr>
      <w:r>
        <w:t>Tisser Somo</w:t>
      </w:r>
    </w:p>
    <w:p w14:paraId="03C49EB1" w14:textId="05EFCF30" w:rsidR="00B836D6" w:rsidRDefault="00B836D6" w:rsidP="00B836D6">
      <w:pPr>
        <w:pStyle w:val="Paragraphedeliste"/>
        <w:numPr>
          <w:ilvl w:val="0"/>
          <w:numId w:val="91"/>
        </w:numPr>
      </w:pPr>
      <w:r>
        <w:t>Tisser Bromelio</w:t>
      </w:r>
    </w:p>
    <w:p w14:paraId="51B537F9" w14:textId="512EABD9" w:rsidR="00506644" w:rsidRPr="00906E93" w:rsidRDefault="00B836D6" w:rsidP="00906E93">
      <w:pPr>
        <w:pStyle w:val="Paragraphedeliste"/>
        <w:numPr>
          <w:ilvl w:val="0"/>
          <w:numId w:val="91"/>
        </w:numPr>
      </w:pPr>
      <w:r>
        <w:t>Tailler gants</w:t>
      </w:r>
    </w:p>
    <w:p w14:paraId="303125BF" w14:textId="77777777" w:rsidR="00D127A1" w:rsidRDefault="00D127A1" w:rsidP="00906E93">
      <w:pPr>
        <w:pStyle w:val="Titre2"/>
      </w:pPr>
      <w:r>
        <w:t>Brasserie</w:t>
      </w:r>
    </w:p>
    <w:p w14:paraId="2058A94D" w14:textId="77777777" w:rsidR="007478A9" w:rsidRDefault="00837922" w:rsidP="007478A9">
      <w:pPr>
        <w:keepNext/>
        <w:jc w:val="center"/>
      </w:pPr>
      <w:r>
        <w:pict w14:anchorId="7704EC2E">
          <v:shape id="_x0000_i1053" type="#_x0000_t75" style="width:140.85pt;height:140.85pt">
            <v:imagedata r:id="rId41" o:title="Brasserie"/>
          </v:shape>
        </w:pict>
      </w:r>
    </w:p>
    <w:p w14:paraId="4E5D6B5A" w14:textId="2D12C57C" w:rsidR="007478A9" w:rsidRPr="007478A9" w:rsidRDefault="007478A9" w:rsidP="007478A9">
      <w:pPr>
        <w:pStyle w:val="Lgende"/>
        <w:jc w:val="center"/>
      </w:pPr>
      <w:r>
        <w:t xml:space="preserve">Figure </w:t>
      </w:r>
      <w:fldSimple w:instr=" SEQ Figure \* ARABIC ">
        <w:r>
          <w:rPr>
            <w:noProof/>
          </w:rPr>
          <w:t>28</w:t>
        </w:r>
      </w:fldSimple>
      <w:r>
        <w:t xml:space="preserve"> : Brasserie - Terre</w:t>
      </w:r>
    </w:p>
    <w:p w14:paraId="6881E581" w14:textId="77777777" w:rsidR="00506644" w:rsidRDefault="00506644" w:rsidP="00906E93">
      <w:pPr>
        <w:pStyle w:val="Titre3"/>
      </w:pPr>
      <w:r>
        <w:t>Description</w:t>
      </w:r>
    </w:p>
    <w:p w14:paraId="5A4E6CE3" w14:textId="77777777" w:rsidR="00506644" w:rsidRPr="00906E93" w:rsidRDefault="00506644" w:rsidP="00906E93">
      <w:r w:rsidRPr="00A520ED">
        <w:rPr>
          <w:b/>
        </w:rPr>
        <w:t>La brasserie</w:t>
      </w:r>
      <w:r>
        <w:t xml:space="preserve"> est le lieu de fabrication de la plupart des boissons de Luchronia. Brassage de bières ou de liqueurs, c’est ici que ça se passe.</w:t>
      </w:r>
    </w:p>
    <w:p w14:paraId="0DB4374E" w14:textId="77777777" w:rsidR="00506644" w:rsidRDefault="00506644" w:rsidP="00906E93">
      <w:pPr>
        <w:pStyle w:val="Titre3"/>
      </w:pPr>
      <w:r>
        <w:t>Compétence</w:t>
      </w:r>
    </w:p>
    <w:p w14:paraId="55BA61F5" w14:textId="77777777" w:rsidR="00506644" w:rsidRDefault="00506644" w:rsidP="00906E93">
      <w:pPr>
        <w:pStyle w:val="Paragraphedeliste"/>
        <w:numPr>
          <w:ilvl w:val="0"/>
          <w:numId w:val="82"/>
        </w:numPr>
      </w:pPr>
      <w:r>
        <w:t>Brasser du Bak</w:t>
      </w:r>
    </w:p>
    <w:p w14:paraId="6A4CDDCD" w14:textId="77777777" w:rsidR="00506644" w:rsidRDefault="00506644" w:rsidP="00906E93">
      <w:pPr>
        <w:pStyle w:val="Paragraphedeliste"/>
        <w:numPr>
          <w:ilvl w:val="0"/>
          <w:numId w:val="82"/>
        </w:numPr>
      </w:pPr>
      <w:r>
        <w:t>Brasser de l’Avoro</w:t>
      </w:r>
    </w:p>
    <w:p w14:paraId="21E5ED99" w14:textId="7FC086E6" w:rsidR="00506644" w:rsidRDefault="00506644" w:rsidP="00906E93">
      <w:pPr>
        <w:pStyle w:val="Paragraphedeliste"/>
        <w:numPr>
          <w:ilvl w:val="0"/>
          <w:numId w:val="82"/>
        </w:numPr>
      </w:pPr>
      <w:r>
        <w:t>Distiller du B</w:t>
      </w:r>
      <w:r w:rsidR="00B836D6">
        <w:t>é</w:t>
      </w:r>
      <w:r>
        <w:t>ro</w:t>
      </w:r>
    </w:p>
    <w:p w14:paraId="0CD8BE2F" w14:textId="4648E407" w:rsidR="00506644" w:rsidRDefault="00506644" w:rsidP="00906E93">
      <w:pPr>
        <w:pStyle w:val="Paragraphedeliste"/>
        <w:numPr>
          <w:ilvl w:val="0"/>
          <w:numId w:val="82"/>
        </w:numPr>
      </w:pPr>
      <w:r>
        <w:t xml:space="preserve">Distiller du </w:t>
      </w:r>
      <w:r w:rsidR="00B836D6">
        <w:t>Kakto</w:t>
      </w:r>
    </w:p>
    <w:p w14:paraId="7334A91E" w14:textId="189C2D24" w:rsidR="00B836D6" w:rsidRDefault="00B836D6" w:rsidP="00906E93">
      <w:pPr>
        <w:pStyle w:val="Paragraphedeliste"/>
        <w:numPr>
          <w:ilvl w:val="0"/>
          <w:numId w:val="82"/>
        </w:numPr>
      </w:pPr>
      <w:r>
        <w:t>Distiller Flento</w:t>
      </w:r>
    </w:p>
    <w:p w14:paraId="7560AB65" w14:textId="3A7C83D6" w:rsidR="00B836D6" w:rsidRPr="00906E93" w:rsidRDefault="00B836D6" w:rsidP="00906E93">
      <w:pPr>
        <w:pStyle w:val="Paragraphedeliste"/>
        <w:numPr>
          <w:ilvl w:val="0"/>
          <w:numId w:val="82"/>
        </w:numPr>
      </w:pPr>
      <w:r>
        <w:t>Distiller Thorno</w:t>
      </w:r>
    </w:p>
    <w:p w14:paraId="7204BC01" w14:textId="77777777" w:rsidR="0012684C" w:rsidRDefault="0012684C" w:rsidP="0012684C">
      <w:pPr>
        <w:pStyle w:val="Titre1"/>
      </w:pPr>
      <w:r>
        <w:lastRenderedPageBreak/>
        <w:t>Secteur tertiaire – services</w:t>
      </w:r>
      <w:bookmarkEnd w:id="185"/>
      <w:bookmarkEnd w:id="186"/>
    </w:p>
    <w:p w14:paraId="3AAD75A3" w14:textId="77777777" w:rsidR="0012684C" w:rsidRPr="006E2943" w:rsidRDefault="0012684C" w:rsidP="0012684C">
      <w:r>
        <w:t>Le secteur tertiaire regroupe les bâtiments qui rendent des services aux personnages sans forcément nécessiter des ressources ou matières premières.</w:t>
      </w:r>
    </w:p>
    <w:p w14:paraId="2B86D10C" w14:textId="77777777" w:rsidR="0012684C" w:rsidRDefault="0012684C" w:rsidP="0012684C">
      <w:pPr>
        <w:pStyle w:val="Titre2"/>
      </w:pPr>
      <w:bookmarkStart w:id="191" w:name="_Toc384287147"/>
      <w:bookmarkStart w:id="192" w:name="_Toc384985705"/>
      <w:r w:rsidRPr="0012684C">
        <w:t>Marché</w:t>
      </w:r>
      <w:bookmarkEnd w:id="191"/>
      <w:bookmarkEnd w:id="192"/>
    </w:p>
    <w:p w14:paraId="6E0E833C" w14:textId="35281E94" w:rsidR="0079450C" w:rsidRDefault="00837922" w:rsidP="0079450C">
      <w:pPr>
        <w:keepNext/>
        <w:jc w:val="center"/>
      </w:pPr>
      <w:r>
        <w:pict w14:anchorId="1A90C9AE">
          <v:shape id="_x0000_i1054" type="#_x0000_t75" style="width:140.85pt;height:140.85pt">
            <v:imagedata r:id="rId42" o:title="Marche"/>
          </v:shape>
        </w:pict>
      </w:r>
    </w:p>
    <w:p w14:paraId="3DCD98BF" w14:textId="77777777" w:rsidR="0079450C" w:rsidRPr="0079450C" w:rsidRDefault="0079450C" w:rsidP="0079450C">
      <w:pPr>
        <w:pStyle w:val="Lgende"/>
        <w:jc w:val="center"/>
      </w:pPr>
      <w:r>
        <w:t xml:space="preserve">Figure </w:t>
      </w:r>
      <w:fldSimple w:instr=" SEQ Figure \* ARABIC ">
        <w:r w:rsidR="007478A9">
          <w:rPr>
            <w:noProof/>
          </w:rPr>
          <w:t>29</w:t>
        </w:r>
      </w:fldSimple>
      <w:r>
        <w:t xml:space="preserve"> : Marché - Terre</w:t>
      </w:r>
    </w:p>
    <w:p w14:paraId="1369AC49" w14:textId="77777777" w:rsidR="0012684C" w:rsidRDefault="0012684C" w:rsidP="0012684C">
      <w:pPr>
        <w:pStyle w:val="Titre3"/>
      </w:pPr>
      <w:r w:rsidRPr="0012684C">
        <w:t>Description</w:t>
      </w:r>
    </w:p>
    <w:p w14:paraId="58031847" w14:textId="7AFAAF4F" w:rsidR="0012684C" w:rsidRPr="008C591B" w:rsidRDefault="0012684C" w:rsidP="0012684C">
      <w:r w:rsidRPr="00A520ED">
        <w:rPr>
          <w:b/>
        </w:rPr>
        <w:t>Le marché</w:t>
      </w:r>
      <w:r>
        <w:t xml:space="preserve"> est un lieu </w:t>
      </w:r>
      <w:r w:rsidR="008A4533">
        <w:t xml:space="preserve">de commerce </w:t>
      </w:r>
      <w:r>
        <w:t>entre les personnages. Les marchandises s’échangent, contre des crédits, chacun tentant d’y faire fortune. Le marché est la première structure commerciale (en dehors du troc).</w:t>
      </w:r>
    </w:p>
    <w:p w14:paraId="09C738A2" w14:textId="77777777" w:rsidR="0012684C" w:rsidRDefault="0012684C" w:rsidP="0012684C">
      <w:pPr>
        <w:pStyle w:val="Titre3"/>
      </w:pPr>
      <w:r w:rsidRPr="0012684C">
        <w:t>Fonctionnalités</w:t>
      </w:r>
    </w:p>
    <w:p w14:paraId="305F4E4B" w14:textId="1501C06D" w:rsidR="00675243" w:rsidRPr="00675243" w:rsidRDefault="00675243" w:rsidP="00A520ED">
      <w:r>
        <w:t>Le marché permet de vendre des objets que l’on possède dans son inventaire et d’acheter les objets mis en vente par les autres personnages. Pour ne pas surcharger le marché, chaque personnage ne peut créer qu’un nombre limité d’ordre de vente qui dépend du niveau du marché.</w:t>
      </w:r>
    </w:p>
    <w:p w14:paraId="054F5B5C" w14:textId="77777777" w:rsidR="0012684C" w:rsidRDefault="0012684C" w:rsidP="007215FC">
      <w:pPr>
        <w:pStyle w:val="Titre3"/>
      </w:pPr>
      <w:r w:rsidRPr="007215FC">
        <w:t>Taxes</w:t>
      </w:r>
    </w:p>
    <w:p w14:paraId="5070956A" w14:textId="77777777" w:rsidR="0012684C" w:rsidRDefault="0012684C" w:rsidP="0012684C">
      <w:r>
        <w:t>Deux taxes sont en vigueurs au marché et sont déterminées par le ministère du commerce. Elles sont exprimées en pourcentage du montant de la transaction.</w:t>
      </w:r>
    </w:p>
    <w:p w14:paraId="0A20D7CE" w14:textId="77777777" w:rsidR="0012684C" w:rsidRDefault="0012684C" w:rsidP="00067C98">
      <w:pPr>
        <w:pStyle w:val="Paragraphedeliste"/>
        <w:numPr>
          <w:ilvl w:val="0"/>
          <w:numId w:val="22"/>
        </w:numPr>
      </w:pPr>
      <w:r w:rsidRPr="000913C6">
        <w:rPr>
          <w:b/>
        </w:rPr>
        <w:t>La taxe sur la création d’ordre.</w:t>
      </w:r>
      <w:r>
        <w:t xml:space="preserve"> Celle-ci porte sur le montant global de la transaction lors de sa création (prix unitaire x quantité), le prix est donc « HT » puisque le créateur paye cette taxe en sus. La somme est prélevée sur le créateur de l’ordre et n’est pas remboursée.</w:t>
      </w:r>
    </w:p>
    <w:p w14:paraId="2903BA93" w14:textId="77777777" w:rsidR="0012684C" w:rsidRDefault="0012684C" w:rsidP="00067C98">
      <w:pPr>
        <w:pStyle w:val="Paragraphedeliste"/>
        <w:numPr>
          <w:ilvl w:val="0"/>
          <w:numId w:val="22"/>
        </w:numPr>
      </w:pPr>
      <w:r w:rsidRPr="000913C6">
        <w:rPr>
          <w:b/>
        </w:rPr>
        <w:t>La taxe lors des transactions.</w:t>
      </w:r>
      <w:r>
        <w:t xml:space="preserve"> Celle-ci porte sur toutes les transactions et porte sur la somme d’argent échangée. Le prix est donc « TTC » et le vendeur obtiendra la somme, moins la taxe. La somme est prélevée lors de la transaction.</w:t>
      </w:r>
    </w:p>
    <w:p w14:paraId="0F1970D9" w14:textId="77777777" w:rsidR="0012684C" w:rsidRPr="008C591B" w:rsidRDefault="0012684C" w:rsidP="0012684C">
      <w:r>
        <w:t>Lors d’une transaction, le taux de taxe utilisé est celui qui avait été fixé lors de la création de l’ordre. Pas de surprise donc si le ministre change les taux entre la création et la transaction.</w:t>
      </w:r>
    </w:p>
    <w:p w14:paraId="5E0AE755" w14:textId="77777777" w:rsidR="0012684C" w:rsidRDefault="0012684C" w:rsidP="007215FC">
      <w:pPr>
        <w:pStyle w:val="Titre3"/>
      </w:pPr>
      <w:r w:rsidRPr="007215FC">
        <w:t>Niveaux</w:t>
      </w:r>
    </w:p>
    <w:p w14:paraId="6359920D" w14:textId="77777777" w:rsidR="0012684C" w:rsidRDefault="0012684C" w:rsidP="0012684C">
      <w:r>
        <w:t xml:space="preserve">Plus un marché est grand, plus il est efficace et utile à la communauté. Augmenter son niveau permet d’augmenter ses possibilités : nombre d’ordres actifs, volume </w:t>
      </w:r>
      <w:r w:rsidR="007215FC">
        <w:t xml:space="preserve">total </w:t>
      </w:r>
      <w:r>
        <w:t>de marchandise</w:t>
      </w:r>
      <w:r w:rsidR="007215FC">
        <w:t>s</w:t>
      </w:r>
      <w:r>
        <w:t xml:space="preserve"> et fonctionnalités. Le tableau suivant résume les avantages liés au niveau.</w:t>
      </w:r>
    </w:p>
    <w:tbl>
      <w:tblPr>
        <w:tblStyle w:val="TableauGrille3-Accentuation110"/>
        <w:tblW w:w="0" w:type="auto"/>
        <w:jc w:val="center"/>
        <w:tblLook w:val="04A0" w:firstRow="1" w:lastRow="0" w:firstColumn="1" w:lastColumn="0" w:noHBand="0" w:noVBand="1"/>
      </w:tblPr>
      <w:tblGrid>
        <w:gridCol w:w="2303"/>
        <w:gridCol w:w="1066"/>
      </w:tblGrid>
      <w:tr w:rsidR="00675243" w14:paraId="0AE78FD9" w14:textId="77777777" w:rsidTr="00A520E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03" w:type="dxa"/>
            <w:vAlign w:val="bottom"/>
          </w:tcPr>
          <w:p w14:paraId="7E44E552" w14:textId="77777777" w:rsidR="00675243" w:rsidRDefault="00675243" w:rsidP="0012684C">
            <w:r>
              <w:lastRenderedPageBreak/>
              <w:t>Niveau</w:t>
            </w:r>
          </w:p>
        </w:tc>
        <w:tc>
          <w:tcPr>
            <w:tcW w:w="1066" w:type="dxa"/>
          </w:tcPr>
          <w:p w14:paraId="341E6A82" w14:textId="77777777" w:rsidR="00675243" w:rsidRDefault="00675243" w:rsidP="0012684C">
            <w:pPr>
              <w:cnfStyle w:val="100000000000" w:firstRow="1" w:lastRow="0" w:firstColumn="0" w:lastColumn="0" w:oddVBand="0" w:evenVBand="0" w:oddHBand="0" w:evenHBand="0" w:firstRowFirstColumn="0" w:firstRowLastColumn="0" w:lastRowFirstColumn="0" w:lastRowLastColumn="0"/>
            </w:pPr>
            <w:r>
              <w:t>Nombre d’ordres</w:t>
            </w:r>
          </w:p>
        </w:tc>
      </w:tr>
      <w:tr w:rsidR="00675243" w14:paraId="3ACB0975" w14:textId="77777777" w:rsidTr="00A520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70862516" w14:textId="77777777" w:rsidR="00675243" w:rsidRDefault="00675243" w:rsidP="0012684C">
            <w:r>
              <w:t>1</w:t>
            </w:r>
          </w:p>
        </w:tc>
        <w:tc>
          <w:tcPr>
            <w:tcW w:w="1066" w:type="dxa"/>
          </w:tcPr>
          <w:p w14:paraId="6549B21A" w14:textId="1FC66243" w:rsidR="00675243" w:rsidRDefault="00675243" w:rsidP="00675243">
            <w:pPr>
              <w:cnfStyle w:val="000000100000" w:firstRow="0" w:lastRow="0" w:firstColumn="0" w:lastColumn="0" w:oddVBand="0" w:evenVBand="0" w:oddHBand="1" w:evenHBand="0" w:firstRowFirstColumn="0" w:firstRowLastColumn="0" w:lastRowFirstColumn="0" w:lastRowLastColumn="0"/>
            </w:pPr>
            <w:r>
              <w:t>1</w:t>
            </w:r>
          </w:p>
        </w:tc>
      </w:tr>
      <w:tr w:rsidR="00675243" w14:paraId="62C9C3B6" w14:textId="77777777" w:rsidTr="00A520ED">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1A36B01D" w14:textId="77777777" w:rsidR="00675243" w:rsidRDefault="00675243" w:rsidP="0012684C">
            <w:r>
              <w:t>2</w:t>
            </w:r>
          </w:p>
        </w:tc>
        <w:tc>
          <w:tcPr>
            <w:tcW w:w="1066" w:type="dxa"/>
          </w:tcPr>
          <w:p w14:paraId="3F0EFD83" w14:textId="18B470D8" w:rsidR="00675243" w:rsidRDefault="00675243" w:rsidP="00675243">
            <w:pPr>
              <w:cnfStyle w:val="000000000000" w:firstRow="0" w:lastRow="0" w:firstColumn="0" w:lastColumn="0" w:oddVBand="0" w:evenVBand="0" w:oddHBand="0" w:evenHBand="0" w:firstRowFirstColumn="0" w:firstRowLastColumn="0" w:lastRowFirstColumn="0" w:lastRowLastColumn="0"/>
            </w:pPr>
            <w:r>
              <w:t>3</w:t>
            </w:r>
          </w:p>
        </w:tc>
      </w:tr>
      <w:tr w:rsidR="00675243" w14:paraId="78F671FE" w14:textId="77777777" w:rsidTr="00A520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71661586" w14:textId="77777777" w:rsidR="00675243" w:rsidRDefault="00675243" w:rsidP="0012684C">
            <w:r>
              <w:t>3</w:t>
            </w:r>
          </w:p>
        </w:tc>
        <w:tc>
          <w:tcPr>
            <w:tcW w:w="1066" w:type="dxa"/>
          </w:tcPr>
          <w:p w14:paraId="7454B1E8" w14:textId="5D59D367" w:rsidR="00675243" w:rsidRDefault="00675243" w:rsidP="00675243">
            <w:pPr>
              <w:cnfStyle w:val="000000100000" w:firstRow="0" w:lastRow="0" w:firstColumn="0" w:lastColumn="0" w:oddVBand="0" w:evenVBand="0" w:oddHBand="1" w:evenHBand="0" w:firstRowFirstColumn="0" w:firstRowLastColumn="0" w:lastRowFirstColumn="0" w:lastRowLastColumn="0"/>
            </w:pPr>
            <w:r>
              <w:t>6</w:t>
            </w:r>
          </w:p>
        </w:tc>
      </w:tr>
      <w:tr w:rsidR="00675243" w14:paraId="02A5C8C2" w14:textId="77777777" w:rsidTr="00A520ED">
        <w:trPr>
          <w:jc w:val="center"/>
        </w:trPr>
        <w:tc>
          <w:tcPr>
            <w:cnfStyle w:val="001000000000" w:firstRow="0" w:lastRow="0" w:firstColumn="1" w:lastColumn="0" w:oddVBand="0" w:evenVBand="0" w:oddHBand="0" w:evenHBand="0" w:firstRowFirstColumn="0" w:firstRowLastColumn="0" w:lastRowFirstColumn="0" w:lastRowLastColumn="0"/>
            <w:tcW w:w="2303" w:type="dxa"/>
          </w:tcPr>
          <w:p w14:paraId="21800DE5" w14:textId="77777777" w:rsidR="00675243" w:rsidRDefault="00675243" w:rsidP="0012684C">
            <w:r>
              <w:t>4</w:t>
            </w:r>
          </w:p>
        </w:tc>
        <w:tc>
          <w:tcPr>
            <w:tcW w:w="1066" w:type="dxa"/>
          </w:tcPr>
          <w:p w14:paraId="48A1BDF7" w14:textId="5A0FF474" w:rsidR="00675243" w:rsidRDefault="00675243" w:rsidP="0012684C">
            <w:pPr>
              <w:cnfStyle w:val="000000000000" w:firstRow="0" w:lastRow="0" w:firstColumn="0" w:lastColumn="0" w:oddVBand="0" w:evenVBand="0" w:oddHBand="0" w:evenHBand="0" w:firstRowFirstColumn="0" w:firstRowLastColumn="0" w:lastRowFirstColumn="0" w:lastRowLastColumn="0"/>
            </w:pPr>
            <w:r>
              <w:t>10</w:t>
            </w:r>
          </w:p>
        </w:tc>
      </w:tr>
      <w:tr w:rsidR="00675243" w14:paraId="235E8BDC" w14:textId="77777777" w:rsidTr="00A520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14:paraId="2D135FA4" w14:textId="77777777" w:rsidR="00675243" w:rsidRDefault="00675243" w:rsidP="0012684C">
            <w:r>
              <w:t>5</w:t>
            </w:r>
          </w:p>
        </w:tc>
        <w:tc>
          <w:tcPr>
            <w:tcW w:w="1066" w:type="dxa"/>
          </w:tcPr>
          <w:p w14:paraId="5B48F404" w14:textId="3121DE68" w:rsidR="00675243" w:rsidRDefault="00675243" w:rsidP="00675243">
            <w:pPr>
              <w:cnfStyle w:val="000000100000" w:firstRow="0" w:lastRow="0" w:firstColumn="0" w:lastColumn="0" w:oddVBand="0" w:evenVBand="0" w:oddHBand="1" w:evenHBand="0" w:firstRowFirstColumn="0" w:firstRowLastColumn="0" w:lastRowFirstColumn="0" w:lastRowLastColumn="0"/>
            </w:pPr>
            <w:r>
              <w:t>15</w:t>
            </w:r>
          </w:p>
        </w:tc>
      </w:tr>
    </w:tbl>
    <w:p w14:paraId="7D283303" w14:textId="77777777" w:rsidR="0012684C" w:rsidRPr="009042F7" w:rsidRDefault="0012684C" w:rsidP="0012684C"/>
    <w:p w14:paraId="0A3A04DC" w14:textId="77777777" w:rsidR="0012684C" w:rsidRDefault="0012684C" w:rsidP="007215FC">
      <w:pPr>
        <w:pStyle w:val="Titre2"/>
      </w:pPr>
      <w:bookmarkStart w:id="193" w:name="_Toc384287148"/>
      <w:bookmarkStart w:id="194" w:name="_Toc384985706"/>
      <w:r w:rsidRPr="007215FC">
        <w:t>Bourse</w:t>
      </w:r>
      <w:bookmarkEnd w:id="193"/>
      <w:bookmarkEnd w:id="194"/>
    </w:p>
    <w:p w14:paraId="6ED92EAE" w14:textId="77777777" w:rsidR="0079450C" w:rsidRDefault="00837922" w:rsidP="0079450C">
      <w:pPr>
        <w:keepNext/>
        <w:jc w:val="center"/>
      </w:pPr>
      <w:r>
        <w:pict w14:anchorId="54FA8D25">
          <v:shape id="_x0000_i1055" type="#_x0000_t75" style="width:140.85pt;height:140.85pt">
            <v:imagedata r:id="rId43" o:title="Bourse"/>
          </v:shape>
        </w:pict>
      </w:r>
    </w:p>
    <w:p w14:paraId="1CE0C359" w14:textId="77777777" w:rsidR="0079450C" w:rsidRPr="0079450C" w:rsidRDefault="0079450C" w:rsidP="0079450C">
      <w:pPr>
        <w:pStyle w:val="Lgende"/>
        <w:jc w:val="center"/>
      </w:pPr>
      <w:r>
        <w:t xml:space="preserve">Figure </w:t>
      </w:r>
      <w:fldSimple w:instr=" SEQ Figure \* ARABIC ">
        <w:r w:rsidR="007478A9">
          <w:rPr>
            <w:noProof/>
          </w:rPr>
          <w:t>30</w:t>
        </w:r>
      </w:fldSimple>
      <w:r>
        <w:t xml:space="preserve"> : Bourse - Terre</w:t>
      </w:r>
    </w:p>
    <w:p w14:paraId="75B2E3CD" w14:textId="77777777" w:rsidR="0012684C" w:rsidRDefault="0012684C" w:rsidP="007215FC">
      <w:pPr>
        <w:pStyle w:val="Titre3"/>
      </w:pPr>
      <w:r w:rsidRPr="007215FC">
        <w:t>Description</w:t>
      </w:r>
    </w:p>
    <w:p w14:paraId="6ADA31B2" w14:textId="6348083E" w:rsidR="0012684C" w:rsidRPr="00DC283E" w:rsidRDefault="0012684C" w:rsidP="0012684C">
      <w:r w:rsidRPr="00A520ED">
        <w:rPr>
          <w:b/>
        </w:rPr>
        <w:t>La bourse</w:t>
      </w:r>
      <w:r>
        <w:t xml:space="preserve"> </w:t>
      </w:r>
      <w:r w:rsidR="008A4533" w:rsidRPr="008A4533">
        <w:t>est une amélioration du marché dans la portée des échanges. Là où le marché nécessitait que l’offre rencontre géographiquement la demande, la bourse aboli la géographie. Dans une certaine mesure puisqu'une bourse à une portée lui permettant d’accéder aux autres bourses</w:t>
      </w:r>
      <w:r>
        <w:t>.</w:t>
      </w:r>
    </w:p>
    <w:p w14:paraId="4FB16E2D" w14:textId="77777777" w:rsidR="0012684C" w:rsidRDefault="0012684C" w:rsidP="007215FC">
      <w:pPr>
        <w:pStyle w:val="Titre3"/>
      </w:pPr>
      <w:r w:rsidRPr="007215FC">
        <w:t>Fonctionnalités</w:t>
      </w:r>
    </w:p>
    <w:p w14:paraId="64DC9F91" w14:textId="77777777" w:rsidR="0012684C" w:rsidRDefault="0012684C" w:rsidP="0012684C">
      <w:r>
        <w:t>Les fonctionnalités sont les mêmes que celles du marché. La différence étant que les ordres sont disponibles dans toutes les bourses. Augmenter le niveau de la bourse permet de débloquer les fonctionnalités, comme pour le marché.</w:t>
      </w:r>
    </w:p>
    <w:p w14:paraId="7EE27B1A" w14:textId="77777777" w:rsidR="0012684C" w:rsidRDefault="0012684C" w:rsidP="007215FC">
      <w:pPr>
        <w:pStyle w:val="Titre3"/>
      </w:pPr>
      <w:r w:rsidRPr="007215FC">
        <w:t>Taxes</w:t>
      </w:r>
    </w:p>
    <w:p w14:paraId="51999732" w14:textId="77777777" w:rsidR="0012684C" w:rsidRDefault="0012684C" w:rsidP="0012684C">
      <w:r>
        <w:t>Les échanges pouvant se faire entre bourses différentes, les taxes sont légèrement différentes :</w:t>
      </w:r>
    </w:p>
    <w:p w14:paraId="0C4A31A8" w14:textId="77777777" w:rsidR="0012684C" w:rsidRDefault="0012684C" w:rsidP="00067C98">
      <w:pPr>
        <w:pStyle w:val="Paragraphedeliste"/>
        <w:numPr>
          <w:ilvl w:val="0"/>
          <w:numId w:val="23"/>
        </w:numPr>
      </w:pPr>
      <w:r>
        <w:t>La taxe de création est prélevée par la bourse où la création est effectuée.</w:t>
      </w:r>
    </w:p>
    <w:p w14:paraId="155FC15E" w14:textId="77777777" w:rsidR="0012684C" w:rsidRPr="000913C6" w:rsidRDefault="0012684C" w:rsidP="00067C98">
      <w:pPr>
        <w:pStyle w:val="Paragraphedeliste"/>
        <w:numPr>
          <w:ilvl w:val="0"/>
          <w:numId w:val="23"/>
        </w:numPr>
      </w:pPr>
      <w:r>
        <w:t>Les taxes de transactions sont prélevées par la bourse où la transaction a lieu.</w:t>
      </w:r>
    </w:p>
    <w:p w14:paraId="1589E3A1" w14:textId="77777777" w:rsidR="0012684C" w:rsidRDefault="0012684C" w:rsidP="007215FC">
      <w:pPr>
        <w:pStyle w:val="Titre3"/>
      </w:pPr>
      <w:r w:rsidRPr="007215FC">
        <w:t>Niveaux</w:t>
      </w:r>
    </w:p>
    <w:p w14:paraId="65EE5EF8" w14:textId="77777777" w:rsidR="0012684C" w:rsidRPr="000D76B7" w:rsidRDefault="0012684C" w:rsidP="0012684C">
      <w:r>
        <w:t>En plus des avantages liés aux marchés, les bourses ont une portée géographique. Cette portée permet à une bourse d’accéder aux offres d’une autre bourse. Attention, ce n’est pas forcément réciproque si l’autre bourse a un niveau trop faible.</w:t>
      </w:r>
    </w:p>
    <w:tbl>
      <w:tblPr>
        <w:tblStyle w:val="TableauGrille3-Accentuation110"/>
        <w:tblW w:w="0" w:type="auto"/>
        <w:tblLook w:val="04A0" w:firstRow="1" w:lastRow="0" w:firstColumn="1" w:lastColumn="0" w:noHBand="0" w:noVBand="1"/>
      </w:tblPr>
      <w:tblGrid>
        <w:gridCol w:w="1649"/>
        <w:gridCol w:w="1045"/>
        <w:gridCol w:w="1330"/>
        <w:gridCol w:w="1810"/>
        <w:gridCol w:w="3233"/>
      </w:tblGrid>
      <w:tr w:rsidR="0012684C" w14:paraId="61F8739B" w14:textId="77777777" w:rsidTr="007215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9" w:type="dxa"/>
            <w:vAlign w:val="bottom"/>
          </w:tcPr>
          <w:p w14:paraId="04BE34E0" w14:textId="77777777" w:rsidR="0012684C" w:rsidRDefault="0012684C" w:rsidP="0012684C">
            <w:r>
              <w:t>Niveau</w:t>
            </w:r>
          </w:p>
        </w:tc>
        <w:tc>
          <w:tcPr>
            <w:tcW w:w="1045" w:type="dxa"/>
            <w:vAlign w:val="bottom"/>
          </w:tcPr>
          <w:p w14:paraId="0FFF349E"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Portée</w:t>
            </w:r>
          </w:p>
        </w:tc>
        <w:tc>
          <w:tcPr>
            <w:tcW w:w="1330" w:type="dxa"/>
          </w:tcPr>
          <w:p w14:paraId="4C925090"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Nombre d’ordres</w:t>
            </w:r>
          </w:p>
        </w:tc>
        <w:tc>
          <w:tcPr>
            <w:tcW w:w="1810" w:type="dxa"/>
          </w:tcPr>
          <w:p w14:paraId="242982E0" w14:textId="77777777" w:rsidR="0012684C" w:rsidRDefault="0012684C" w:rsidP="007215FC">
            <w:pPr>
              <w:cnfStyle w:val="100000000000" w:firstRow="1" w:lastRow="0" w:firstColumn="0" w:lastColumn="0" w:oddVBand="0" w:evenVBand="0" w:oddHBand="0" w:evenHBand="0" w:firstRowFirstColumn="0" w:firstRowLastColumn="0" w:lastRowFirstColumn="0" w:lastRowLastColumn="0"/>
            </w:pPr>
            <w:r>
              <w:t>Volume</w:t>
            </w:r>
          </w:p>
        </w:tc>
        <w:tc>
          <w:tcPr>
            <w:tcW w:w="3233" w:type="dxa"/>
            <w:vAlign w:val="bottom"/>
          </w:tcPr>
          <w:p w14:paraId="678E87B1"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Fonctionnalités</w:t>
            </w:r>
          </w:p>
        </w:tc>
      </w:tr>
      <w:tr w:rsidR="005432C3" w14:paraId="3045FA1B" w14:textId="77777777" w:rsidTr="00721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377E724" w14:textId="77777777" w:rsidR="005432C3" w:rsidRDefault="005432C3" w:rsidP="005432C3">
            <w:r>
              <w:t>1</w:t>
            </w:r>
          </w:p>
        </w:tc>
        <w:tc>
          <w:tcPr>
            <w:tcW w:w="1045" w:type="dxa"/>
          </w:tcPr>
          <w:p w14:paraId="79EAFDC8" w14:textId="77777777" w:rsidR="005432C3" w:rsidRDefault="005432C3" w:rsidP="005432C3">
            <w:pPr>
              <w:jc w:val="right"/>
              <w:cnfStyle w:val="000000100000" w:firstRow="0" w:lastRow="0" w:firstColumn="0" w:lastColumn="0" w:oddVBand="0" w:evenVBand="0" w:oddHBand="1" w:evenHBand="0" w:firstRowFirstColumn="0" w:firstRowLastColumn="0" w:lastRowFirstColumn="0" w:lastRowLastColumn="0"/>
            </w:pPr>
            <w:r>
              <w:t>100 km</w:t>
            </w:r>
          </w:p>
        </w:tc>
        <w:tc>
          <w:tcPr>
            <w:tcW w:w="1330" w:type="dxa"/>
          </w:tcPr>
          <w:p w14:paraId="4716DA37"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10</w:t>
            </w:r>
          </w:p>
        </w:tc>
        <w:tc>
          <w:tcPr>
            <w:tcW w:w="1810" w:type="dxa"/>
          </w:tcPr>
          <w:p w14:paraId="52BE53DC"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200 m</w:t>
            </w:r>
            <w:r w:rsidRPr="00E834F8">
              <w:rPr>
                <w:vertAlign w:val="superscript"/>
              </w:rPr>
              <w:t>3</w:t>
            </w:r>
          </w:p>
        </w:tc>
        <w:tc>
          <w:tcPr>
            <w:tcW w:w="3233" w:type="dxa"/>
          </w:tcPr>
          <w:p w14:paraId="6AA3FDA1"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Créer une offre, vendre</w:t>
            </w:r>
          </w:p>
        </w:tc>
      </w:tr>
      <w:tr w:rsidR="005432C3" w14:paraId="5EA2AA8D" w14:textId="77777777" w:rsidTr="007215FC">
        <w:tc>
          <w:tcPr>
            <w:cnfStyle w:val="001000000000" w:firstRow="0" w:lastRow="0" w:firstColumn="1" w:lastColumn="0" w:oddVBand="0" w:evenVBand="0" w:oddHBand="0" w:evenHBand="0" w:firstRowFirstColumn="0" w:firstRowLastColumn="0" w:lastRowFirstColumn="0" w:lastRowLastColumn="0"/>
            <w:tcW w:w="1649" w:type="dxa"/>
          </w:tcPr>
          <w:p w14:paraId="0798B7E0" w14:textId="77777777" w:rsidR="005432C3" w:rsidRDefault="005432C3" w:rsidP="005432C3">
            <w:r>
              <w:t>2</w:t>
            </w:r>
          </w:p>
        </w:tc>
        <w:tc>
          <w:tcPr>
            <w:tcW w:w="1045" w:type="dxa"/>
          </w:tcPr>
          <w:p w14:paraId="08D2CC98" w14:textId="77777777" w:rsidR="005432C3" w:rsidRDefault="005432C3" w:rsidP="005432C3">
            <w:pPr>
              <w:jc w:val="right"/>
              <w:cnfStyle w:val="000000000000" w:firstRow="0" w:lastRow="0" w:firstColumn="0" w:lastColumn="0" w:oddVBand="0" w:evenVBand="0" w:oddHBand="0" w:evenHBand="0" w:firstRowFirstColumn="0" w:firstRowLastColumn="0" w:lastRowFirstColumn="0" w:lastRowLastColumn="0"/>
            </w:pPr>
            <w:r>
              <w:t>300 km</w:t>
            </w:r>
          </w:p>
        </w:tc>
        <w:tc>
          <w:tcPr>
            <w:tcW w:w="1330" w:type="dxa"/>
          </w:tcPr>
          <w:p w14:paraId="19FF89E2"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30</w:t>
            </w:r>
          </w:p>
        </w:tc>
        <w:tc>
          <w:tcPr>
            <w:tcW w:w="1810" w:type="dxa"/>
          </w:tcPr>
          <w:p w14:paraId="7B597273"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600 m</w:t>
            </w:r>
            <w:r w:rsidRPr="00E834F8">
              <w:rPr>
                <w:vertAlign w:val="superscript"/>
              </w:rPr>
              <w:t>3</w:t>
            </w:r>
          </w:p>
        </w:tc>
        <w:tc>
          <w:tcPr>
            <w:tcW w:w="3233" w:type="dxa"/>
          </w:tcPr>
          <w:p w14:paraId="31888D54"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Informations</w:t>
            </w:r>
          </w:p>
        </w:tc>
      </w:tr>
      <w:tr w:rsidR="005432C3" w14:paraId="44E2849B" w14:textId="77777777" w:rsidTr="00721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2175D7AA" w14:textId="77777777" w:rsidR="005432C3" w:rsidRDefault="005432C3" w:rsidP="005432C3">
            <w:r>
              <w:t>3</w:t>
            </w:r>
          </w:p>
        </w:tc>
        <w:tc>
          <w:tcPr>
            <w:tcW w:w="1045" w:type="dxa"/>
          </w:tcPr>
          <w:p w14:paraId="40DF5293" w14:textId="77777777" w:rsidR="005432C3" w:rsidRDefault="005432C3" w:rsidP="005432C3">
            <w:pPr>
              <w:jc w:val="right"/>
              <w:cnfStyle w:val="000000100000" w:firstRow="0" w:lastRow="0" w:firstColumn="0" w:lastColumn="0" w:oddVBand="0" w:evenVBand="0" w:oddHBand="1" w:evenHBand="0" w:firstRowFirstColumn="0" w:firstRowLastColumn="0" w:lastRowFirstColumn="0" w:lastRowLastColumn="0"/>
            </w:pPr>
            <w:r>
              <w:t>700 km</w:t>
            </w:r>
          </w:p>
        </w:tc>
        <w:tc>
          <w:tcPr>
            <w:tcW w:w="1330" w:type="dxa"/>
          </w:tcPr>
          <w:p w14:paraId="526FA59F"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60</w:t>
            </w:r>
          </w:p>
        </w:tc>
        <w:tc>
          <w:tcPr>
            <w:tcW w:w="1810" w:type="dxa"/>
          </w:tcPr>
          <w:p w14:paraId="2031A4E6"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1200 m</w:t>
            </w:r>
            <w:r w:rsidRPr="00E834F8">
              <w:rPr>
                <w:vertAlign w:val="superscript"/>
              </w:rPr>
              <w:t>3</w:t>
            </w:r>
          </w:p>
        </w:tc>
        <w:tc>
          <w:tcPr>
            <w:tcW w:w="3233" w:type="dxa"/>
          </w:tcPr>
          <w:p w14:paraId="2B8FC0C1"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Créer une demande, acheter</w:t>
            </w:r>
          </w:p>
        </w:tc>
      </w:tr>
      <w:tr w:rsidR="005432C3" w14:paraId="5316DA4B" w14:textId="77777777" w:rsidTr="007215FC">
        <w:tc>
          <w:tcPr>
            <w:cnfStyle w:val="001000000000" w:firstRow="0" w:lastRow="0" w:firstColumn="1" w:lastColumn="0" w:oddVBand="0" w:evenVBand="0" w:oddHBand="0" w:evenHBand="0" w:firstRowFirstColumn="0" w:firstRowLastColumn="0" w:lastRowFirstColumn="0" w:lastRowLastColumn="0"/>
            <w:tcW w:w="1649" w:type="dxa"/>
          </w:tcPr>
          <w:p w14:paraId="4105F5A4" w14:textId="77777777" w:rsidR="005432C3" w:rsidRDefault="005432C3" w:rsidP="005432C3">
            <w:r>
              <w:t>4</w:t>
            </w:r>
          </w:p>
        </w:tc>
        <w:tc>
          <w:tcPr>
            <w:tcW w:w="1045" w:type="dxa"/>
          </w:tcPr>
          <w:p w14:paraId="1CAD6B6C" w14:textId="77777777" w:rsidR="005432C3" w:rsidRDefault="005432C3" w:rsidP="005432C3">
            <w:pPr>
              <w:jc w:val="right"/>
              <w:cnfStyle w:val="000000000000" w:firstRow="0" w:lastRow="0" w:firstColumn="0" w:lastColumn="0" w:oddVBand="0" w:evenVBand="0" w:oddHBand="0" w:evenHBand="0" w:firstRowFirstColumn="0" w:firstRowLastColumn="0" w:lastRowFirstColumn="0" w:lastRowLastColumn="0"/>
            </w:pPr>
            <w:r>
              <w:t>1000 km</w:t>
            </w:r>
          </w:p>
        </w:tc>
        <w:tc>
          <w:tcPr>
            <w:tcW w:w="1330" w:type="dxa"/>
          </w:tcPr>
          <w:p w14:paraId="43FED5B7"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100</w:t>
            </w:r>
          </w:p>
        </w:tc>
        <w:tc>
          <w:tcPr>
            <w:tcW w:w="1810" w:type="dxa"/>
          </w:tcPr>
          <w:p w14:paraId="2259B243"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2000 m</w:t>
            </w:r>
            <w:r w:rsidRPr="00E834F8">
              <w:rPr>
                <w:vertAlign w:val="superscript"/>
              </w:rPr>
              <w:t>3</w:t>
            </w:r>
          </w:p>
        </w:tc>
        <w:tc>
          <w:tcPr>
            <w:tcW w:w="3233" w:type="dxa"/>
          </w:tcPr>
          <w:p w14:paraId="66187394" w14:textId="77777777" w:rsidR="005432C3" w:rsidRDefault="005432C3" w:rsidP="005432C3">
            <w:pPr>
              <w:cnfStyle w:val="000000000000" w:firstRow="0" w:lastRow="0" w:firstColumn="0" w:lastColumn="0" w:oddVBand="0" w:evenVBand="0" w:oddHBand="0" w:evenHBand="0" w:firstRowFirstColumn="0" w:firstRowLastColumn="0" w:lastRowFirstColumn="0" w:lastRowLastColumn="0"/>
            </w:pPr>
            <w:r>
              <w:t>Enchères à la vente</w:t>
            </w:r>
          </w:p>
        </w:tc>
      </w:tr>
      <w:tr w:rsidR="005432C3" w14:paraId="2C173D7B" w14:textId="77777777" w:rsidTr="00721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2EC14DCF" w14:textId="77777777" w:rsidR="005432C3" w:rsidRDefault="005432C3" w:rsidP="005432C3">
            <w:r>
              <w:t>5</w:t>
            </w:r>
          </w:p>
        </w:tc>
        <w:tc>
          <w:tcPr>
            <w:tcW w:w="1045" w:type="dxa"/>
          </w:tcPr>
          <w:p w14:paraId="48D2BA84" w14:textId="77777777" w:rsidR="005432C3" w:rsidRDefault="005432C3" w:rsidP="005432C3">
            <w:pPr>
              <w:jc w:val="right"/>
              <w:cnfStyle w:val="000000100000" w:firstRow="0" w:lastRow="0" w:firstColumn="0" w:lastColumn="0" w:oddVBand="0" w:evenVBand="0" w:oddHBand="1" w:evenHBand="0" w:firstRowFirstColumn="0" w:firstRowLastColumn="0" w:lastRowFirstColumn="0" w:lastRowLastColumn="0"/>
            </w:pPr>
            <w:r>
              <w:t>1500 km</w:t>
            </w:r>
          </w:p>
        </w:tc>
        <w:tc>
          <w:tcPr>
            <w:tcW w:w="1330" w:type="dxa"/>
          </w:tcPr>
          <w:p w14:paraId="574A3C42"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150</w:t>
            </w:r>
          </w:p>
        </w:tc>
        <w:tc>
          <w:tcPr>
            <w:tcW w:w="1810" w:type="dxa"/>
          </w:tcPr>
          <w:p w14:paraId="55F695CE"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3000 m</w:t>
            </w:r>
            <w:r w:rsidRPr="00E834F8">
              <w:rPr>
                <w:vertAlign w:val="superscript"/>
              </w:rPr>
              <w:t>3</w:t>
            </w:r>
          </w:p>
        </w:tc>
        <w:tc>
          <w:tcPr>
            <w:tcW w:w="3233" w:type="dxa"/>
          </w:tcPr>
          <w:p w14:paraId="6FDDD3E7" w14:textId="77777777" w:rsidR="005432C3" w:rsidRDefault="005432C3" w:rsidP="005432C3">
            <w:pPr>
              <w:cnfStyle w:val="000000100000" w:firstRow="0" w:lastRow="0" w:firstColumn="0" w:lastColumn="0" w:oddVBand="0" w:evenVBand="0" w:oddHBand="1" w:evenHBand="0" w:firstRowFirstColumn="0" w:firstRowLastColumn="0" w:lastRowFirstColumn="0" w:lastRowLastColumn="0"/>
            </w:pPr>
            <w:r>
              <w:t>Enchères à l’achat</w:t>
            </w:r>
          </w:p>
        </w:tc>
      </w:tr>
    </w:tbl>
    <w:p w14:paraId="129E5534" w14:textId="77777777" w:rsidR="0012684C" w:rsidRDefault="0012684C" w:rsidP="007215FC">
      <w:pPr>
        <w:pStyle w:val="Titre2"/>
      </w:pPr>
      <w:bookmarkStart w:id="195" w:name="_Toc384287149"/>
      <w:bookmarkStart w:id="196" w:name="_Toc384985707"/>
      <w:r w:rsidRPr="007215FC">
        <w:lastRenderedPageBreak/>
        <w:t>Taverne</w:t>
      </w:r>
      <w:bookmarkEnd w:id="195"/>
      <w:bookmarkEnd w:id="196"/>
    </w:p>
    <w:p w14:paraId="5F37643C" w14:textId="2EF296ED" w:rsidR="0079450C" w:rsidRDefault="00837922" w:rsidP="0079450C">
      <w:pPr>
        <w:keepNext/>
        <w:jc w:val="center"/>
      </w:pPr>
      <w:r>
        <w:pict w14:anchorId="5D2AE0A9">
          <v:shape id="_x0000_i1056" type="#_x0000_t75" style="width:140.85pt;height:140.85pt">
            <v:imagedata r:id="rId44" o:title="Taverne"/>
          </v:shape>
        </w:pict>
      </w:r>
    </w:p>
    <w:p w14:paraId="6B0D4269" w14:textId="77777777" w:rsidR="0079450C" w:rsidRPr="0079450C" w:rsidRDefault="0079450C" w:rsidP="0079450C">
      <w:pPr>
        <w:pStyle w:val="Lgende"/>
        <w:jc w:val="center"/>
      </w:pPr>
      <w:r>
        <w:t xml:space="preserve">Figure </w:t>
      </w:r>
      <w:fldSimple w:instr=" SEQ Figure \* ARABIC ">
        <w:r w:rsidR="007478A9">
          <w:rPr>
            <w:noProof/>
          </w:rPr>
          <w:t>31</w:t>
        </w:r>
      </w:fldSimple>
      <w:r>
        <w:t xml:space="preserve"> : Taverne - Terre</w:t>
      </w:r>
    </w:p>
    <w:p w14:paraId="76B9B692" w14:textId="77777777" w:rsidR="0012684C" w:rsidRDefault="0012684C" w:rsidP="007215FC">
      <w:pPr>
        <w:pStyle w:val="Titre3"/>
      </w:pPr>
      <w:r w:rsidRPr="007215FC">
        <w:t>Description</w:t>
      </w:r>
    </w:p>
    <w:p w14:paraId="4D9DE5C4" w14:textId="57C87CDE" w:rsidR="0012684C" w:rsidRPr="000913C6" w:rsidRDefault="0012684C" w:rsidP="0012684C">
      <w:r w:rsidRPr="00A520ED">
        <w:rPr>
          <w:b/>
        </w:rPr>
        <w:t>La taverne</w:t>
      </w:r>
      <w:r>
        <w:t xml:space="preserve"> </w:t>
      </w:r>
      <w:r w:rsidR="008A4533" w:rsidRPr="008A4533">
        <w:t xml:space="preserve">est un lieu d’échanges sociaux entre les personnages (et les joueurs). Autour d’une table, ils peuvent discuter de tout (et de rien). La taverne propose </w:t>
      </w:r>
      <w:r w:rsidR="008A4533">
        <w:t>aussi une restauration sommaire</w:t>
      </w:r>
      <w:r>
        <w:t>.</w:t>
      </w:r>
    </w:p>
    <w:p w14:paraId="3D846B3E" w14:textId="77777777" w:rsidR="0012684C" w:rsidRDefault="0012684C" w:rsidP="007215FC">
      <w:pPr>
        <w:pStyle w:val="Titre3"/>
      </w:pPr>
      <w:r w:rsidRPr="007215FC">
        <w:t>Fonctionnalités</w:t>
      </w:r>
    </w:p>
    <w:p w14:paraId="1C12F79A" w14:textId="77777777" w:rsidR="0012684C" w:rsidRDefault="0012684C" w:rsidP="00067C98">
      <w:pPr>
        <w:pStyle w:val="Paragraphedeliste"/>
        <w:numPr>
          <w:ilvl w:val="0"/>
          <w:numId w:val="32"/>
        </w:numPr>
      </w:pPr>
      <w:r w:rsidRPr="00EB7756">
        <w:rPr>
          <w:b/>
        </w:rPr>
        <w:t>Rejoindre une table.</w:t>
      </w:r>
      <w:r>
        <w:t xml:space="preserve"> Permet au personnage d’accéder à la discussion autour de la table en question. Il s’agit de discussion en temps réel et on ne peut s’asseoir qu’à une table à la fois.</w:t>
      </w:r>
    </w:p>
    <w:p w14:paraId="1EB18CC3" w14:textId="77777777" w:rsidR="0012684C" w:rsidRDefault="0012684C" w:rsidP="00067C98">
      <w:pPr>
        <w:pStyle w:val="Paragraphedeliste"/>
        <w:numPr>
          <w:ilvl w:val="0"/>
          <w:numId w:val="32"/>
        </w:numPr>
      </w:pPr>
      <w:r w:rsidRPr="00EB7756">
        <w:rPr>
          <w:b/>
        </w:rPr>
        <w:t>Se restaurer.</w:t>
      </w:r>
      <w:r>
        <w:t xml:space="preserve"> La taverne propose une alimentation que les personnages peuvent acheter (et manger directement) pour se restaurer.</w:t>
      </w:r>
    </w:p>
    <w:p w14:paraId="1C71E910" w14:textId="77777777" w:rsidR="0012684C" w:rsidRDefault="0012684C" w:rsidP="0012684C">
      <w:r>
        <w:t>Les marchandises proviennent de l’entrepôt. Le choix des biens vendus et leur prix est fixé par le ministre de tutelle.</w:t>
      </w:r>
    </w:p>
    <w:p w14:paraId="5906C495" w14:textId="77777777" w:rsidR="0012684C" w:rsidRDefault="0012684C" w:rsidP="007215FC">
      <w:pPr>
        <w:pStyle w:val="Titre3"/>
      </w:pPr>
      <w:r w:rsidRPr="007215FC">
        <w:t>Niveaux</w:t>
      </w:r>
    </w:p>
    <w:p w14:paraId="73B063B0" w14:textId="77777777" w:rsidR="0012684C" w:rsidRDefault="0012684C" w:rsidP="0012684C">
      <w:r>
        <w:t>Le niveau de la taverne influe sur le nombre et la taille des tables qu’elle contient.</w:t>
      </w:r>
    </w:p>
    <w:tbl>
      <w:tblPr>
        <w:tblStyle w:val="TableauGrille3-Accentuation110"/>
        <w:tblW w:w="0" w:type="auto"/>
        <w:jc w:val="center"/>
        <w:tblLook w:val="04A0" w:firstRow="1" w:lastRow="0" w:firstColumn="1" w:lastColumn="0" w:noHBand="0" w:noVBand="1"/>
      </w:tblPr>
      <w:tblGrid>
        <w:gridCol w:w="2121"/>
        <w:gridCol w:w="1848"/>
        <w:gridCol w:w="1848"/>
        <w:gridCol w:w="1848"/>
      </w:tblGrid>
      <w:tr w:rsidR="0012684C" w14:paraId="12A51AA7"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50ED55CA" w14:textId="77777777" w:rsidR="0012684C" w:rsidRDefault="0012684C" w:rsidP="0012684C">
            <w:r>
              <w:t>Niveau</w:t>
            </w:r>
          </w:p>
        </w:tc>
        <w:tc>
          <w:tcPr>
            <w:tcW w:w="1848" w:type="dxa"/>
          </w:tcPr>
          <w:p w14:paraId="3C011427"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Nombre</w:t>
            </w:r>
          </w:p>
        </w:tc>
        <w:tc>
          <w:tcPr>
            <w:tcW w:w="1848" w:type="dxa"/>
          </w:tcPr>
          <w:p w14:paraId="106EF9FB"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Taille</w:t>
            </w:r>
          </w:p>
        </w:tc>
        <w:tc>
          <w:tcPr>
            <w:tcW w:w="1848" w:type="dxa"/>
          </w:tcPr>
          <w:p w14:paraId="0C78D58C"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Plats</w:t>
            </w:r>
          </w:p>
        </w:tc>
      </w:tr>
      <w:tr w:rsidR="0012684C" w14:paraId="4E33D1F5"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62FC3462" w14:textId="77777777" w:rsidR="0012684C" w:rsidRDefault="0012684C" w:rsidP="0012684C">
            <w:r>
              <w:t>1</w:t>
            </w:r>
          </w:p>
        </w:tc>
        <w:tc>
          <w:tcPr>
            <w:tcW w:w="1848" w:type="dxa"/>
          </w:tcPr>
          <w:p w14:paraId="00728AE4"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w:t>
            </w:r>
          </w:p>
        </w:tc>
        <w:tc>
          <w:tcPr>
            <w:tcW w:w="1848" w:type="dxa"/>
          </w:tcPr>
          <w:p w14:paraId="454706E6"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4</w:t>
            </w:r>
          </w:p>
        </w:tc>
        <w:tc>
          <w:tcPr>
            <w:tcW w:w="1848" w:type="dxa"/>
          </w:tcPr>
          <w:p w14:paraId="50E076A1"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w:t>
            </w:r>
          </w:p>
        </w:tc>
      </w:tr>
      <w:tr w:rsidR="0012684C" w14:paraId="295F9399"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350A8B2E" w14:textId="77777777" w:rsidR="0012684C" w:rsidRDefault="0012684C" w:rsidP="0012684C">
            <w:r>
              <w:t>2</w:t>
            </w:r>
          </w:p>
        </w:tc>
        <w:tc>
          <w:tcPr>
            <w:tcW w:w="1848" w:type="dxa"/>
          </w:tcPr>
          <w:p w14:paraId="708A421E"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3</w:t>
            </w:r>
          </w:p>
        </w:tc>
        <w:tc>
          <w:tcPr>
            <w:tcW w:w="1848" w:type="dxa"/>
          </w:tcPr>
          <w:p w14:paraId="03177402"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6</w:t>
            </w:r>
          </w:p>
        </w:tc>
        <w:tc>
          <w:tcPr>
            <w:tcW w:w="1848" w:type="dxa"/>
          </w:tcPr>
          <w:p w14:paraId="35CA34FD"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3</w:t>
            </w:r>
          </w:p>
        </w:tc>
      </w:tr>
      <w:tr w:rsidR="0012684C" w14:paraId="0E0EF9F3"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2AE1C36" w14:textId="77777777" w:rsidR="0012684C" w:rsidRDefault="0012684C" w:rsidP="0012684C">
            <w:r>
              <w:t>3</w:t>
            </w:r>
          </w:p>
        </w:tc>
        <w:tc>
          <w:tcPr>
            <w:tcW w:w="1848" w:type="dxa"/>
          </w:tcPr>
          <w:p w14:paraId="7C7D3654"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6</w:t>
            </w:r>
          </w:p>
        </w:tc>
        <w:tc>
          <w:tcPr>
            <w:tcW w:w="1848" w:type="dxa"/>
          </w:tcPr>
          <w:p w14:paraId="6A9A383D"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8</w:t>
            </w:r>
          </w:p>
        </w:tc>
        <w:tc>
          <w:tcPr>
            <w:tcW w:w="1848" w:type="dxa"/>
          </w:tcPr>
          <w:p w14:paraId="396C6296"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6</w:t>
            </w:r>
          </w:p>
        </w:tc>
      </w:tr>
      <w:tr w:rsidR="0012684C" w14:paraId="40E58832"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6F979081" w14:textId="77777777" w:rsidR="0012684C" w:rsidRDefault="0012684C" w:rsidP="0012684C">
            <w:r>
              <w:t>4</w:t>
            </w:r>
          </w:p>
        </w:tc>
        <w:tc>
          <w:tcPr>
            <w:tcW w:w="1848" w:type="dxa"/>
          </w:tcPr>
          <w:p w14:paraId="248F8BAB"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10</w:t>
            </w:r>
          </w:p>
        </w:tc>
        <w:tc>
          <w:tcPr>
            <w:tcW w:w="1848" w:type="dxa"/>
          </w:tcPr>
          <w:p w14:paraId="31EDDAB1"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10</w:t>
            </w:r>
          </w:p>
        </w:tc>
        <w:tc>
          <w:tcPr>
            <w:tcW w:w="1848" w:type="dxa"/>
          </w:tcPr>
          <w:p w14:paraId="0CEB7B4A"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10</w:t>
            </w:r>
          </w:p>
        </w:tc>
      </w:tr>
      <w:tr w:rsidR="0012684C" w14:paraId="4E8C9EA7"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40A6B67D" w14:textId="77777777" w:rsidR="0012684C" w:rsidRDefault="0012684C" w:rsidP="0012684C">
            <w:r>
              <w:t>5</w:t>
            </w:r>
          </w:p>
        </w:tc>
        <w:tc>
          <w:tcPr>
            <w:tcW w:w="1848" w:type="dxa"/>
          </w:tcPr>
          <w:p w14:paraId="56B3A875"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15</w:t>
            </w:r>
          </w:p>
        </w:tc>
        <w:tc>
          <w:tcPr>
            <w:tcW w:w="1848" w:type="dxa"/>
          </w:tcPr>
          <w:p w14:paraId="4552828B"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12</w:t>
            </w:r>
          </w:p>
        </w:tc>
        <w:tc>
          <w:tcPr>
            <w:tcW w:w="1848" w:type="dxa"/>
          </w:tcPr>
          <w:p w14:paraId="0966F9DF"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15</w:t>
            </w:r>
          </w:p>
        </w:tc>
      </w:tr>
    </w:tbl>
    <w:p w14:paraId="03AF40D1" w14:textId="77777777" w:rsidR="0012684C" w:rsidRDefault="0012684C" w:rsidP="007215FC">
      <w:pPr>
        <w:pStyle w:val="Titre2"/>
      </w:pPr>
      <w:bookmarkStart w:id="197" w:name="_Toc384287150"/>
      <w:bookmarkStart w:id="198" w:name="_Toc384985708"/>
      <w:r w:rsidRPr="007215FC">
        <w:t>Forum</w:t>
      </w:r>
      <w:bookmarkEnd w:id="197"/>
      <w:bookmarkEnd w:id="198"/>
    </w:p>
    <w:p w14:paraId="755644B9" w14:textId="406E4E2B" w:rsidR="0079450C" w:rsidRDefault="00837922" w:rsidP="0079450C">
      <w:pPr>
        <w:keepNext/>
        <w:jc w:val="center"/>
      </w:pPr>
      <w:r>
        <w:pict w14:anchorId="49AE7D72">
          <v:shape id="_x0000_i1057" type="#_x0000_t75" style="width:140.85pt;height:140.85pt">
            <v:imagedata r:id="rId45" o:title="Forum"/>
          </v:shape>
        </w:pict>
      </w:r>
    </w:p>
    <w:p w14:paraId="09977342" w14:textId="77777777" w:rsidR="0079450C" w:rsidRPr="0079450C" w:rsidRDefault="0079450C" w:rsidP="0079450C">
      <w:pPr>
        <w:pStyle w:val="Lgende"/>
        <w:jc w:val="center"/>
      </w:pPr>
      <w:r>
        <w:t xml:space="preserve">Figure </w:t>
      </w:r>
      <w:fldSimple w:instr=" SEQ Figure \* ARABIC ">
        <w:r w:rsidR="007478A9">
          <w:rPr>
            <w:noProof/>
          </w:rPr>
          <w:t>32</w:t>
        </w:r>
      </w:fldSimple>
      <w:r>
        <w:t xml:space="preserve"> : Forum - Terre</w:t>
      </w:r>
    </w:p>
    <w:p w14:paraId="122D5CCF" w14:textId="77777777" w:rsidR="0012684C" w:rsidRDefault="0012684C" w:rsidP="007215FC">
      <w:pPr>
        <w:pStyle w:val="Titre3"/>
      </w:pPr>
      <w:r w:rsidRPr="007215FC">
        <w:lastRenderedPageBreak/>
        <w:t>Description</w:t>
      </w:r>
    </w:p>
    <w:p w14:paraId="714E1CA8" w14:textId="46D11483" w:rsidR="0012684C" w:rsidRDefault="0012684C" w:rsidP="0012684C">
      <w:r w:rsidRPr="00A520ED">
        <w:rPr>
          <w:b/>
        </w:rPr>
        <w:t>Le forum</w:t>
      </w:r>
      <w:r>
        <w:t xml:space="preserve"> </w:t>
      </w:r>
      <w:r w:rsidR="008A4533" w:rsidRPr="008A4533">
        <w:t>est un lieu de discussion plus posé que la taverne. Plutôt que des discussions en temps réel, le forum archive chaque message et permet d'accéder aux différents fils de discussions.</w:t>
      </w:r>
    </w:p>
    <w:p w14:paraId="7A57CB31" w14:textId="292B2A07" w:rsidR="00FD3F1F" w:rsidRPr="00FD3F1F" w:rsidDel="00FD3F1F" w:rsidRDefault="0012684C" w:rsidP="00FD3F1F">
      <w:pPr>
        <w:pStyle w:val="Titre3"/>
        <w:rPr>
          <w:del w:id="199" w:author="Thibaut Henin" w:date="2014-11-25T10:12:00Z"/>
        </w:rPr>
      </w:pPr>
      <w:del w:id="200" w:author="Thibaut Henin" w:date="2014-11-25T10:12:00Z">
        <w:r w:rsidRPr="007215FC" w:rsidDel="00FD3F1F">
          <w:delText>Fonctionnalité</w:delText>
        </w:r>
      </w:del>
    </w:p>
    <w:p w14:paraId="23E7CF7B" w14:textId="6976EA69" w:rsidR="005432C3" w:rsidDel="00FD3F1F" w:rsidRDefault="005432C3" w:rsidP="005432C3">
      <w:pPr>
        <w:pStyle w:val="Titre4"/>
        <w:rPr>
          <w:del w:id="201" w:author="Thibaut Henin" w:date="2014-11-25T10:12:00Z"/>
        </w:rPr>
      </w:pPr>
      <w:del w:id="202" w:author="Thibaut Henin" w:date="2014-11-25T10:12:00Z">
        <w:r w:rsidDel="00FD3F1F">
          <w:delText>Niveau 1</w:delText>
        </w:r>
      </w:del>
    </w:p>
    <w:p w14:paraId="0F0F7528" w14:textId="656A46D5" w:rsidR="005432C3" w:rsidRPr="005432C3" w:rsidDel="00FD3F1F" w:rsidRDefault="005432C3" w:rsidP="005432C3">
      <w:pPr>
        <w:rPr>
          <w:del w:id="203" w:author="Thibaut Henin" w:date="2014-11-25T10:12:00Z"/>
        </w:rPr>
      </w:pPr>
      <w:del w:id="204" w:author="Thibaut Henin" w:date="2014-11-25T10:12:00Z">
        <w:r w:rsidDel="00FD3F1F">
          <w:delText>Pour tous les personnages :</w:delText>
        </w:r>
      </w:del>
    </w:p>
    <w:p w14:paraId="5F0E4058" w14:textId="6C7EFD82" w:rsidR="0012684C" w:rsidDel="00FD3F1F" w:rsidRDefault="0012684C" w:rsidP="00067C98">
      <w:pPr>
        <w:pStyle w:val="Paragraphedeliste"/>
        <w:numPr>
          <w:ilvl w:val="0"/>
          <w:numId w:val="24"/>
        </w:numPr>
        <w:rPr>
          <w:del w:id="205" w:author="Thibaut Henin" w:date="2014-11-25T10:12:00Z"/>
        </w:rPr>
      </w:pPr>
      <w:del w:id="206" w:author="Thibaut Henin" w:date="2014-11-25T10:12:00Z">
        <w:r w:rsidRPr="004E11BD" w:rsidDel="00FD3F1F">
          <w:rPr>
            <w:b/>
          </w:rPr>
          <w:delText>Créer une discussion.</w:delText>
        </w:r>
        <w:r w:rsidDel="00FD3F1F">
          <w:delText xml:space="preserve"> Permet de lancer une nouvelle discussion.</w:delText>
        </w:r>
      </w:del>
    </w:p>
    <w:p w14:paraId="40C74E61" w14:textId="04ABDA3C" w:rsidR="0012684C" w:rsidDel="00FD3F1F" w:rsidRDefault="0012684C" w:rsidP="00067C98">
      <w:pPr>
        <w:pStyle w:val="Paragraphedeliste"/>
        <w:numPr>
          <w:ilvl w:val="0"/>
          <w:numId w:val="24"/>
        </w:numPr>
        <w:rPr>
          <w:del w:id="207" w:author="Thibaut Henin" w:date="2014-11-25T10:12:00Z"/>
        </w:rPr>
      </w:pPr>
      <w:del w:id="208" w:author="Thibaut Henin" w:date="2014-11-25T10:12:00Z">
        <w:r w:rsidRPr="004E11BD" w:rsidDel="00FD3F1F">
          <w:rPr>
            <w:b/>
          </w:rPr>
          <w:delText>Ecrire une réponse.</w:delText>
        </w:r>
        <w:r w:rsidDel="00FD3F1F">
          <w:delText xml:space="preserve"> Permet d’ajouter un message à une discussion.</w:delText>
        </w:r>
      </w:del>
    </w:p>
    <w:p w14:paraId="3916B3FC" w14:textId="520C0538" w:rsidR="005432C3" w:rsidDel="00FD3F1F" w:rsidRDefault="005432C3" w:rsidP="005432C3">
      <w:pPr>
        <w:rPr>
          <w:del w:id="209" w:author="Thibaut Henin" w:date="2014-11-25T10:12:00Z"/>
        </w:rPr>
      </w:pPr>
      <w:del w:id="210" w:author="Thibaut Henin" w:date="2014-11-25T10:12:00Z">
        <w:r w:rsidDel="00FD3F1F">
          <w:delText>Pour le gouvernement :</w:delText>
        </w:r>
      </w:del>
    </w:p>
    <w:p w14:paraId="37038EBC" w14:textId="1065389B" w:rsidR="005432C3" w:rsidDel="00FD3F1F" w:rsidRDefault="005432C3" w:rsidP="00067C98">
      <w:pPr>
        <w:pStyle w:val="Paragraphedeliste"/>
        <w:numPr>
          <w:ilvl w:val="0"/>
          <w:numId w:val="24"/>
        </w:numPr>
        <w:rPr>
          <w:del w:id="211" w:author="Thibaut Henin" w:date="2014-11-25T10:12:00Z"/>
        </w:rPr>
      </w:pPr>
      <w:del w:id="212" w:author="Thibaut Henin" w:date="2014-11-25T10:12:00Z">
        <w:r w:rsidRPr="005432C3" w:rsidDel="00FD3F1F">
          <w:rPr>
            <w:b/>
          </w:rPr>
          <w:delText>Modération simple.</w:delText>
        </w:r>
        <w:r w:rsidDel="00FD3F1F">
          <w:delText xml:space="preserve"> Permet de supprimer un message ou toute une discussion.</w:delText>
        </w:r>
      </w:del>
    </w:p>
    <w:p w14:paraId="1E878104" w14:textId="2CAA538A" w:rsidR="005432C3" w:rsidDel="00FD3F1F" w:rsidRDefault="005432C3" w:rsidP="005432C3">
      <w:pPr>
        <w:pStyle w:val="Titre4"/>
        <w:rPr>
          <w:del w:id="213" w:author="Thibaut Henin" w:date="2014-11-25T10:12:00Z"/>
        </w:rPr>
      </w:pPr>
      <w:del w:id="214" w:author="Thibaut Henin" w:date="2014-11-25T10:12:00Z">
        <w:r w:rsidDel="00FD3F1F">
          <w:delText>Niveau 2</w:delText>
        </w:r>
      </w:del>
    </w:p>
    <w:p w14:paraId="4F6D2B34" w14:textId="2D58648C" w:rsidR="005432C3" w:rsidRPr="005432C3" w:rsidDel="00FD3F1F" w:rsidRDefault="005432C3" w:rsidP="005432C3">
      <w:pPr>
        <w:rPr>
          <w:del w:id="215" w:author="Thibaut Henin" w:date="2014-11-25T10:12:00Z"/>
        </w:rPr>
      </w:pPr>
      <w:del w:id="216" w:author="Thibaut Henin" w:date="2014-11-25T10:12:00Z">
        <w:r w:rsidDel="00FD3F1F">
          <w:delText>Pour tous les personnages</w:delText>
        </w:r>
      </w:del>
    </w:p>
    <w:p w14:paraId="2A1F3EF0" w14:textId="745B938E" w:rsidR="005432C3" w:rsidDel="00FD3F1F" w:rsidRDefault="00B56FB1" w:rsidP="005432C3">
      <w:pPr>
        <w:pStyle w:val="Paragraphedeliste"/>
        <w:numPr>
          <w:ilvl w:val="0"/>
          <w:numId w:val="50"/>
        </w:numPr>
        <w:rPr>
          <w:del w:id="217" w:author="Thibaut Henin" w:date="2014-11-25T10:12:00Z"/>
        </w:rPr>
      </w:pPr>
      <w:del w:id="218" w:author="Thibaut Henin" w:date="2014-11-25T10:12:00Z">
        <w:r w:rsidRPr="00B56FB1" w:rsidDel="00FD3F1F">
          <w:rPr>
            <w:b/>
          </w:rPr>
          <w:delText>Affichage de l’avatar.</w:delText>
        </w:r>
        <w:r w:rsidDel="00FD3F1F">
          <w:delText xml:space="preserve"> En vis-à-vis de chaque réponse, l’avatar du personnage est affiché.</w:delText>
        </w:r>
      </w:del>
    </w:p>
    <w:p w14:paraId="0BBE36E3" w14:textId="32C13FAE" w:rsidR="00B56FB1" w:rsidDel="00FD3F1F" w:rsidRDefault="00B56FB1" w:rsidP="00B56FB1">
      <w:pPr>
        <w:rPr>
          <w:del w:id="219" w:author="Thibaut Henin" w:date="2014-11-25T10:12:00Z"/>
        </w:rPr>
      </w:pPr>
      <w:del w:id="220" w:author="Thibaut Henin" w:date="2014-11-25T10:12:00Z">
        <w:r w:rsidDel="00FD3F1F">
          <w:delText>Pour le gouvernement.</w:delText>
        </w:r>
      </w:del>
    </w:p>
    <w:p w14:paraId="1B4C50B3" w14:textId="54F673DA" w:rsidR="00B56FB1" w:rsidDel="00FD3F1F" w:rsidRDefault="00B56FB1" w:rsidP="005432C3">
      <w:pPr>
        <w:pStyle w:val="Paragraphedeliste"/>
        <w:numPr>
          <w:ilvl w:val="0"/>
          <w:numId w:val="50"/>
        </w:numPr>
        <w:rPr>
          <w:del w:id="221" w:author="Thibaut Henin" w:date="2014-11-25T10:12:00Z"/>
        </w:rPr>
      </w:pPr>
      <w:del w:id="222" w:author="Thibaut Henin" w:date="2014-11-25T10:12:00Z">
        <w:r w:rsidRPr="00B56FB1" w:rsidDel="00FD3F1F">
          <w:rPr>
            <w:b/>
          </w:rPr>
          <w:delText>Droits d’accès.</w:delText>
        </w:r>
        <w:r w:rsidDel="00FD3F1F">
          <w:delText xml:space="preserve"> Le ministre peut définir des droits d’accès (aucun, lecture seule, lecture/écriture et modérateur) en fonction des groupes des personnages.</w:delText>
        </w:r>
      </w:del>
    </w:p>
    <w:p w14:paraId="59C09946" w14:textId="35601D0A" w:rsidR="00B56FB1" w:rsidDel="00FD3F1F" w:rsidRDefault="00B56FB1" w:rsidP="00B56FB1">
      <w:pPr>
        <w:rPr>
          <w:del w:id="223" w:author="Thibaut Henin" w:date="2014-11-25T10:12:00Z"/>
        </w:rPr>
      </w:pPr>
      <w:del w:id="224" w:author="Thibaut Henin" w:date="2014-11-25T10:12:00Z">
        <w:r w:rsidDel="00FD3F1F">
          <w:delText>Les groupes de base sont les suivants :</w:delText>
        </w:r>
      </w:del>
    </w:p>
    <w:p w14:paraId="3C94431D" w14:textId="50D19499" w:rsidR="00B56FB1" w:rsidDel="00FD3F1F" w:rsidRDefault="00B56FB1" w:rsidP="00B56FB1">
      <w:pPr>
        <w:pStyle w:val="Paragraphedeliste"/>
        <w:numPr>
          <w:ilvl w:val="0"/>
          <w:numId w:val="50"/>
        </w:numPr>
        <w:rPr>
          <w:del w:id="225" w:author="Thibaut Henin" w:date="2014-11-25T10:12:00Z"/>
        </w:rPr>
      </w:pPr>
      <w:del w:id="226" w:author="Thibaut Henin" w:date="2014-11-25T10:12:00Z">
        <w:r w:rsidRPr="00B56FB1" w:rsidDel="00FD3F1F">
          <w:rPr>
            <w:b/>
          </w:rPr>
          <w:delText>Etranger.</w:delText>
        </w:r>
        <w:r w:rsidDel="00FD3F1F">
          <w:delText xml:space="preserve"> Le personnage n’a aucun lien avec la ville.</w:delText>
        </w:r>
      </w:del>
    </w:p>
    <w:p w14:paraId="1EDF8BA0" w14:textId="1C3D0495" w:rsidR="00B56FB1" w:rsidDel="00FD3F1F" w:rsidRDefault="00B56FB1" w:rsidP="00B56FB1">
      <w:pPr>
        <w:pStyle w:val="Paragraphedeliste"/>
        <w:numPr>
          <w:ilvl w:val="0"/>
          <w:numId w:val="50"/>
        </w:numPr>
        <w:rPr>
          <w:del w:id="227" w:author="Thibaut Henin" w:date="2014-11-25T10:12:00Z"/>
        </w:rPr>
      </w:pPr>
      <w:del w:id="228" w:author="Thibaut Henin" w:date="2014-11-25T10:12:00Z">
        <w:r w:rsidRPr="00B56FB1" w:rsidDel="00FD3F1F">
          <w:rPr>
            <w:b/>
          </w:rPr>
          <w:delText>Même nation.</w:delText>
        </w:r>
        <w:r w:rsidDel="00FD3F1F">
          <w:delText xml:space="preserve"> Le personnage est affilié à la même nation que la ville.</w:delText>
        </w:r>
      </w:del>
    </w:p>
    <w:p w14:paraId="00FC35AC" w14:textId="3E21407D" w:rsidR="00B56FB1" w:rsidDel="00FD3F1F" w:rsidRDefault="00B56FB1" w:rsidP="00B56FB1">
      <w:pPr>
        <w:pStyle w:val="Paragraphedeliste"/>
        <w:numPr>
          <w:ilvl w:val="0"/>
          <w:numId w:val="50"/>
        </w:numPr>
        <w:rPr>
          <w:del w:id="229" w:author="Thibaut Henin" w:date="2014-11-25T10:12:00Z"/>
        </w:rPr>
      </w:pPr>
      <w:del w:id="230" w:author="Thibaut Henin" w:date="2014-11-25T10:12:00Z">
        <w:r w:rsidRPr="00B56FB1" w:rsidDel="00FD3F1F">
          <w:rPr>
            <w:b/>
          </w:rPr>
          <w:delText>Même préfecture.</w:delText>
        </w:r>
        <w:r w:rsidDel="00FD3F1F">
          <w:delText xml:space="preserve"> Le personnage est citoyen d’une ville de la même préfecture.</w:delText>
        </w:r>
      </w:del>
    </w:p>
    <w:p w14:paraId="66A3B1F7" w14:textId="3F88057A" w:rsidR="00B56FB1" w:rsidDel="00FD3F1F" w:rsidRDefault="00B56FB1" w:rsidP="00B56FB1">
      <w:pPr>
        <w:pStyle w:val="Paragraphedeliste"/>
        <w:numPr>
          <w:ilvl w:val="0"/>
          <w:numId w:val="50"/>
        </w:numPr>
        <w:rPr>
          <w:del w:id="231" w:author="Thibaut Henin" w:date="2014-11-25T10:12:00Z"/>
        </w:rPr>
      </w:pPr>
      <w:del w:id="232" w:author="Thibaut Henin" w:date="2014-11-25T10:12:00Z">
        <w:r w:rsidRPr="00B56FB1" w:rsidDel="00FD3F1F">
          <w:rPr>
            <w:b/>
          </w:rPr>
          <w:delText>Citoyen.</w:delText>
        </w:r>
        <w:r w:rsidDel="00FD3F1F">
          <w:delText xml:space="preserve"> Le personnage est citoyen de la ville.</w:delText>
        </w:r>
      </w:del>
    </w:p>
    <w:p w14:paraId="65D47854" w14:textId="233F1ED1" w:rsidR="004C56B2" w:rsidRPr="004C56B2" w:rsidDel="00FD3F1F" w:rsidRDefault="004C56B2" w:rsidP="00B56FB1">
      <w:pPr>
        <w:pStyle w:val="Paragraphedeliste"/>
        <w:numPr>
          <w:ilvl w:val="0"/>
          <w:numId w:val="50"/>
        </w:numPr>
        <w:rPr>
          <w:del w:id="233" w:author="Thibaut Henin" w:date="2014-11-25T10:12:00Z"/>
        </w:rPr>
      </w:pPr>
      <w:del w:id="234" w:author="Thibaut Henin" w:date="2014-11-25T10:12:00Z">
        <w:r w:rsidDel="00FD3F1F">
          <w:rPr>
            <w:b/>
          </w:rPr>
          <w:delText>Dirigeant.</w:delText>
        </w:r>
        <w:r w:rsidRPr="004C56B2" w:rsidDel="00FD3F1F">
          <w:delText xml:space="preserve"> Le personnage est membre de la classe dirigeante.</w:delText>
        </w:r>
      </w:del>
    </w:p>
    <w:p w14:paraId="30EF508F" w14:textId="075314C8" w:rsidR="00B56FB1" w:rsidRPr="005432C3" w:rsidDel="00FD3F1F" w:rsidRDefault="00B56FB1" w:rsidP="00B56FB1">
      <w:pPr>
        <w:pStyle w:val="Paragraphedeliste"/>
        <w:numPr>
          <w:ilvl w:val="0"/>
          <w:numId w:val="50"/>
        </w:numPr>
        <w:rPr>
          <w:del w:id="235" w:author="Thibaut Henin" w:date="2014-11-25T10:12:00Z"/>
        </w:rPr>
      </w:pPr>
      <w:del w:id="236" w:author="Thibaut Henin" w:date="2014-11-25T10:12:00Z">
        <w:r w:rsidRPr="00B56FB1" w:rsidDel="00FD3F1F">
          <w:rPr>
            <w:b/>
          </w:rPr>
          <w:delText>Gouvernement.</w:delText>
        </w:r>
        <w:r w:rsidDel="00FD3F1F">
          <w:delText xml:space="preserve"> Le personnage est membre du gouvernement.</w:delText>
        </w:r>
      </w:del>
    </w:p>
    <w:p w14:paraId="67F25E9B" w14:textId="5246EC72" w:rsidR="005432C3" w:rsidDel="00FD3F1F" w:rsidRDefault="005432C3" w:rsidP="005432C3">
      <w:pPr>
        <w:pStyle w:val="Titre4"/>
        <w:rPr>
          <w:del w:id="237" w:author="Thibaut Henin" w:date="2014-11-25T10:12:00Z"/>
        </w:rPr>
      </w:pPr>
      <w:del w:id="238" w:author="Thibaut Henin" w:date="2014-11-25T10:12:00Z">
        <w:r w:rsidDel="00FD3F1F">
          <w:delText>Niveau 3</w:delText>
        </w:r>
      </w:del>
    </w:p>
    <w:p w14:paraId="58244649" w14:textId="6EAF618D" w:rsidR="00B56FB1" w:rsidDel="00FD3F1F" w:rsidRDefault="00B56FB1" w:rsidP="00B56FB1">
      <w:pPr>
        <w:rPr>
          <w:del w:id="239" w:author="Thibaut Henin" w:date="2014-11-25T10:12:00Z"/>
        </w:rPr>
      </w:pPr>
      <w:del w:id="240" w:author="Thibaut Henin" w:date="2014-11-25T10:12:00Z">
        <w:r w:rsidDel="00FD3F1F">
          <w:delText>Pour les personnages.</w:delText>
        </w:r>
      </w:del>
    </w:p>
    <w:p w14:paraId="02A94088" w14:textId="3D02EBC9" w:rsidR="00B56FB1" w:rsidDel="00FD3F1F" w:rsidRDefault="00B56FB1" w:rsidP="00B56FB1">
      <w:pPr>
        <w:pStyle w:val="Paragraphedeliste"/>
        <w:numPr>
          <w:ilvl w:val="0"/>
          <w:numId w:val="51"/>
        </w:numPr>
        <w:rPr>
          <w:del w:id="241" w:author="Thibaut Henin" w:date="2014-11-25T10:12:00Z"/>
        </w:rPr>
      </w:pPr>
      <w:del w:id="242" w:author="Thibaut Henin" w:date="2014-11-25T10:12:00Z">
        <w:r w:rsidRPr="00B56FB1" w:rsidDel="00FD3F1F">
          <w:rPr>
            <w:b/>
          </w:rPr>
          <w:delText>Signatures.</w:delText>
        </w:r>
        <w:r w:rsidDel="00FD3F1F">
          <w:delText xml:space="preserve"> La signature du personnage est affichée en bas de chacune de ses réponses.</w:delText>
        </w:r>
      </w:del>
    </w:p>
    <w:p w14:paraId="321D4500" w14:textId="3C7ABA94" w:rsidR="00B56FB1" w:rsidDel="00FD3F1F" w:rsidRDefault="00B56FB1" w:rsidP="00B56FB1">
      <w:pPr>
        <w:rPr>
          <w:del w:id="243" w:author="Thibaut Henin" w:date="2014-11-25T10:12:00Z"/>
        </w:rPr>
      </w:pPr>
      <w:del w:id="244" w:author="Thibaut Henin" w:date="2014-11-25T10:12:00Z">
        <w:r w:rsidDel="00FD3F1F">
          <w:delText>Pour le gouvernement.</w:delText>
        </w:r>
      </w:del>
    </w:p>
    <w:p w14:paraId="27ECCF32" w14:textId="6BBE6D94" w:rsidR="00B56FB1" w:rsidDel="00FD3F1F" w:rsidRDefault="00B56FB1" w:rsidP="00C249DC">
      <w:pPr>
        <w:pStyle w:val="Paragraphedeliste"/>
        <w:numPr>
          <w:ilvl w:val="0"/>
          <w:numId w:val="51"/>
        </w:numPr>
        <w:rPr>
          <w:del w:id="245" w:author="Thibaut Henin" w:date="2014-11-25T10:12:00Z"/>
        </w:rPr>
      </w:pPr>
      <w:del w:id="246" w:author="Thibaut Henin" w:date="2014-11-25T10:12:00Z">
        <w:r w:rsidRPr="00C249DC" w:rsidDel="00FD3F1F">
          <w:rPr>
            <w:b/>
          </w:rPr>
          <w:delText>Modération avancée.</w:delText>
        </w:r>
        <w:r w:rsidDel="00FD3F1F">
          <w:delText xml:space="preserve"> Il est maintenant possible de modérer plus finement : épingler une discussion et modification des réponses </w:delText>
        </w:r>
        <w:r w:rsidR="006D49C5" w:rsidDel="00FD3F1F">
          <w:delText>(la modification est signalée).</w:delText>
        </w:r>
      </w:del>
    </w:p>
    <w:p w14:paraId="42D57280" w14:textId="1FCDEC07" w:rsidR="006D49C5" w:rsidRPr="00B56FB1" w:rsidDel="00FD3F1F" w:rsidRDefault="006D49C5" w:rsidP="006D49C5">
      <w:pPr>
        <w:pStyle w:val="Citation"/>
        <w:rPr>
          <w:del w:id="247" w:author="Thibaut Henin" w:date="2014-11-25T10:12:00Z"/>
        </w:rPr>
      </w:pPr>
      <w:del w:id="248" w:author="Thibaut Henin" w:date="2014-11-25T10:12:00Z">
        <w:r w:rsidDel="00FD3F1F">
          <w:delText>Les versions successives d’un message sont conservées, ainsi que l’auteur de la modification. Pour les utilisateurs, seule la dernière version est publiée.</w:delText>
        </w:r>
      </w:del>
    </w:p>
    <w:p w14:paraId="11968154" w14:textId="0D7C5D3C" w:rsidR="005432C3" w:rsidDel="00FD3F1F" w:rsidRDefault="005432C3" w:rsidP="005432C3">
      <w:pPr>
        <w:pStyle w:val="Titre4"/>
        <w:rPr>
          <w:del w:id="249" w:author="Thibaut Henin" w:date="2014-11-25T10:12:00Z"/>
        </w:rPr>
      </w:pPr>
      <w:del w:id="250" w:author="Thibaut Henin" w:date="2014-11-25T10:12:00Z">
        <w:r w:rsidDel="00FD3F1F">
          <w:delText>Niveau 4</w:delText>
        </w:r>
      </w:del>
    </w:p>
    <w:p w14:paraId="55EC2B69" w14:textId="733F301A" w:rsidR="00C249DC" w:rsidDel="00FD3F1F" w:rsidRDefault="00C249DC" w:rsidP="00C249DC">
      <w:pPr>
        <w:rPr>
          <w:del w:id="251" w:author="Thibaut Henin" w:date="2014-11-25T10:12:00Z"/>
        </w:rPr>
      </w:pPr>
      <w:del w:id="252" w:author="Thibaut Henin" w:date="2014-11-25T10:12:00Z">
        <w:r w:rsidDel="00FD3F1F">
          <w:delText>Pour les personnages.</w:delText>
        </w:r>
      </w:del>
    </w:p>
    <w:p w14:paraId="604A4850" w14:textId="353968B2" w:rsidR="00C249DC" w:rsidDel="00FD3F1F" w:rsidRDefault="00C249DC" w:rsidP="00C249DC">
      <w:pPr>
        <w:pStyle w:val="Paragraphedeliste"/>
        <w:numPr>
          <w:ilvl w:val="0"/>
          <w:numId w:val="51"/>
        </w:numPr>
        <w:rPr>
          <w:del w:id="253" w:author="Thibaut Henin" w:date="2014-11-25T10:12:00Z"/>
        </w:rPr>
      </w:pPr>
      <w:del w:id="254" w:author="Thibaut Henin" w:date="2014-11-25T10:12:00Z">
        <w:r w:rsidRPr="00C249DC" w:rsidDel="00FD3F1F">
          <w:rPr>
            <w:b/>
          </w:rPr>
          <w:delText>Créer un sondage.</w:delText>
        </w:r>
        <w:r w:rsidDel="00FD3F1F">
          <w:delText xml:space="preserve"> Permet à l’initiateur de la discussion de créer un sondage (question à choix multiples). Les personnages peuvent voter s’ils peuvent répondre.</w:delText>
        </w:r>
      </w:del>
    </w:p>
    <w:p w14:paraId="1CC517DB" w14:textId="1965C61C" w:rsidR="00C249DC" w:rsidDel="00FD3F1F" w:rsidRDefault="00C249DC" w:rsidP="00C249DC">
      <w:pPr>
        <w:rPr>
          <w:del w:id="255" w:author="Thibaut Henin" w:date="2014-11-25T10:12:00Z"/>
        </w:rPr>
      </w:pPr>
      <w:del w:id="256" w:author="Thibaut Henin" w:date="2014-11-25T10:12:00Z">
        <w:r w:rsidDel="00FD3F1F">
          <w:delText>Pour le gouvernement.</w:delText>
        </w:r>
      </w:del>
    </w:p>
    <w:p w14:paraId="5030EA86" w14:textId="25F9C719" w:rsidR="00C249DC" w:rsidRPr="00C249DC" w:rsidDel="00FD3F1F" w:rsidRDefault="00C249DC" w:rsidP="00C249DC">
      <w:pPr>
        <w:pStyle w:val="Paragraphedeliste"/>
        <w:numPr>
          <w:ilvl w:val="0"/>
          <w:numId w:val="51"/>
        </w:numPr>
        <w:rPr>
          <w:del w:id="257" w:author="Thibaut Henin" w:date="2014-11-25T10:12:00Z"/>
        </w:rPr>
      </w:pPr>
      <w:del w:id="258" w:author="Thibaut Henin" w:date="2014-11-25T10:12:00Z">
        <w:r w:rsidRPr="00C249DC" w:rsidDel="00FD3F1F">
          <w:rPr>
            <w:b/>
          </w:rPr>
          <w:lastRenderedPageBreak/>
          <w:delText>Groupes personnalisés.</w:delText>
        </w:r>
        <w:r w:rsidDel="00FD3F1F">
          <w:delText xml:space="preserve"> Le ministre peut créer des groupes et y ajouter les personnes de son choix.</w:delText>
        </w:r>
      </w:del>
    </w:p>
    <w:p w14:paraId="03D401A3" w14:textId="77777777" w:rsidR="0012684C" w:rsidRDefault="0012684C" w:rsidP="007215FC">
      <w:pPr>
        <w:pStyle w:val="Titre3"/>
      </w:pPr>
      <w:r w:rsidRPr="007215FC">
        <w:t>Niveau</w:t>
      </w:r>
    </w:p>
    <w:p w14:paraId="774F803C" w14:textId="77777777" w:rsidR="00B56FB1" w:rsidRDefault="00B56FB1" w:rsidP="0012684C">
      <w:r>
        <w:t>En plus d’augmenter le nombre de fonctionnalités, l’amélioration du forum augmente aussi le nombre de catégories disponibles.</w:t>
      </w:r>
    </w:p>
    <w:tbl>
      <w:tblPr>
        <w:tblStyle w:val="TableauGrille3-Accentuation110"/>
        <w:tblW w:w="0" w:type="auto"/>
        <w:jc w:val="center"/>
        <w:tblLook w:val="04A0" w:firstRow="1" w:lastRow="0" w:firstColumn="1" w:lastColumn="0" w:noHBand="0" w:noVBand="1"/>
      </w:tblPr>
      <w:tblGrid>
        <w:gridCol w:w="2121"/>
        <w:gridCol w:w="1931"/>
      </w:tblGrid>
      <w:tr w:rsidR="005432C3" w14:paraId="19F29EF4" w14:textId="77777777" w:rsidTr="00D817F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3FF77C93" w14:textId="77777777" w:rsidR="005432C3" w:rsidRDefault="005432C3" w:rsidP="0012684C">
            <w:r>
              <w:t>Niveau</w:t>
            </w:r>
          </w:p>
        </w:tc>
        <w:tc>
          <w:tcPr>
            <w:tcW w:w="1931" w:type="dxa"/>
          </w:tcPr>
          <w:p w14:paraId="1472FA22" w14:textId="77777777" w:rsidR="005432C3" w:rsidRDefault="005432C3" w:rsidP="0012684C">
            <w:pPr>
              <w:cnfStyle w:val="100000000000" w:firstRow="1" w:lastRow="0" w:firstColumn="0" w:lastColumn="0" w:oddVBand="0" w:evenVBand="0" w:oddHBand="0" w:evenHBand="0" w:firstRowFirstColumn="0" w:firstRowLastColumn="0" w:lastRowFirstColumn="0" w:lastRowLastColumn="0"/>
            </w:pPr>
            <w:r>
              <w:t>Catégories</w:t>
            </w:r>
          </w:p>
        </w:tc>
      </w:tr>
      <w:tr w:rsidR="005432C3" w14:paraId="1A6CA3C9" w14:textId="77777777" w:rsidTr="00D81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0BC8BDC0" w14:textId="77777777" w:rsidR="005432C3" w:rsidRDefault="005432C3" w:rsidP="0012684C">
            <w:r>
              <w:t>1</w:t>
            </w:r>
          </w:p>
        </w:tc>
        <w:tc>
          <w:tcPr>
            <w:tcW w:w="1931" w:type="dxa"/>
          </w:tcPr>
          <w:p w14:paraId="2F2430B0" w14:textId="77777777" w:rsidR="005432C3" w:rsidRDefault="005432C3" w:rsidP="0012684C">
            <w:pPr>
              <w:cnfStyle w:val="000000100000" w:firstRow="0" w:lastRow="0" w:firstColumn="0" w:lastColumn="0" w:oddVBand="0" w:evenVBand="0" w:oddHBand="1" w:evenHBand="0" w:firstRowFirstColumn="0" w:firstRowLastColumn="0" w:lastRowFirstColumn="0" w:lastRowLastColumn="0"/>
            </w:pPr>
            <w:r>
              <w:t>1</w:t>
            </w:r>
          </w:p>
        </w:tc>
      </w:tr>
      <w:tr w:rsidR="005432C3" w14:paraId="7A1BF443" w14:textId="77777777" w:rsidTr="00D817F9">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54D4134F" w14:textId="77777777" w:rsidR="005432C3" w:rsidRDefault="005432C3" w:rsidP="0012684C">
            <w:r>
              <w:t>2</w:t>
            </w:r>
          </w:p>
        </w:tc>
        <w:tc>
          <w:tcPr>
            <w:tcW w:w="1931" w:type="dxa"/>
          </w:tcPr>
          <w:p w14:paraId="66F5ADDD" w14:textId="77777777" w:rsidR="005432C3" w:rsidRDefault="005432C3" w:rsidP="0012684C">
            <w:pPr>
              <w:cnfStyle w:val="000000000000" w:firstRow="0" w:lastRow="0" w:firstColumn="0" w:lastColumn="0" w:oddVBand="0" w:evenVBand="0" w:oddHBand="0" w:evenHBand="0" w:firstRowFirstColumn="0" w:firstRowLastColumn="0" w:lastRowFirstColumn="0" w:lastRowLastColumn="0"/>
            </w:pPr>
            <w:r>
              <w:t>3</w:t>
            </w:r>
          </w:p>
        </w:tc>
      </w:tr>
      <w:tr w:rsidR="005432C3" w14:paraId="5C4B2031" w14:textId="77777777" w:rsidTr="00D81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D76ADA5" w14:textId="77777777" w:rsidR="005432C3" w:rsidRDefault="005432C3" w:rsidP="0012684C">
            <w:r>
              <w:t>3</w:t>
            </w:r>
          </w:p>
        </w:tc>
        <w:tc>
          <w:tcPr>
            <w:tcW w:w="1931" w:type="dxa"/>
          </w:tcPr>
          <w:p w14:paraId="6CF05DCB" w14:textId="77777777" w:rsidR="005432C3" w:rsidRDefault="005432C3" w:rsidP="0012684C">
            <w:pPr>
              <w:cnfStyle w:val="000000100000" w:firstRow="0" w:lastRow="0" w:firstColumn="0" w:lastColumn="0" w:oddVBand="0" w:evenVBand="0" w:oddHBand="1" w:evenHBand="0" w:firstRowFirstColumn="0" w:firstRowLastColumn="0" w:lastRowFirstColumn="0" w:lastRowLastColumn="0"/>
            </w:pPr>
            <w:r>
              <w:t>6</w:t>
            </w:r>
          </w:p>
        </w:tc>
      </w:tr>
      <w:tr w:rsidR="005432C3" w14:paraId="384627F6" w14:textId="77777777" w:rsidTr="00D817F9">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491EE3EC" w14:textId="77777777" w:rsidR="005432C3" w:rsidRDefault="005432C3" w:rsidP="0012684C">
            <w:r>
              <w:t>4</w:t>
            </w:r>
          </w:p>
        </w:tc>
        <w:tc>
          <w:tcPr>
            <w:tcW w:w="1931" w:type="dxa"/>
          </w:tcPr>
          <w:p w14:paraId="411AB2B2" w14:textId="77777777" w:rsidR="005432C3" w:rsidRDefault="005432C3" w:rsidP="0012684C">
            <w:pPr>
              <w:cnfStyle w:val="000000000000" w:firstRow="0" w:lastRow="0" w:firstColumn="0" w:lastColumn="0" w:oddVBand="0" w:evenVBand="0" w:oddHBand="0" w:evenHBand="0" w:firstRowFirstColumn="0" w:firstRowLastColumn="0" w:lastRowFirstColumn="0" w:lastRowLastColumn="0"/>
            </w:pPr>
            <w:r>
              <w:t>10</w:t>
            </w:r>
          </w:p>
        </w:tc>
      </w:tr>
      <w:tr w:rsidR="00FD3F1F" w14:paraId="0586296C" w14:textId="77777777" w:rsidTr="00D817F9">
        <w:trPr>
          <w:cnfStyle w:val="000000100000" w:firstRow="0" w:lastRow="0" w:firstColumn="0" w:lastColumn="0" w:oddVBand="0" w:evenVBand="0" w:oddHBand="1" w:evenHBand="0" w:firstRowFirstColumn="0" w:firstRowLastColumn="0" w:lastRowFirstColumn="0" w:lastRowLastColumn="0"/>
          <w:jc w:val="center"/>
          <w:ins w:id="259" w:author="Thibaut Henin" w:date="2014-11-25T10:12:00Z"/>
        </w:trPr>
        <w:tc>
          <w:tcPr>
            <w:cnfStyle w:val="001000000000" w:firstRow="0" w:lastRow="0" w:firstColumn="1" w:lastColumn="0" w:oddVBand="0" w:evenVBand="0" w:oddHBand="0" w:evenHBand="0" w:firstRowFirstColumn="0" w:firstRowLastColumn="0" w:lastRowFirstColumn="0" w:lastRowLastColumn="0"/>
            <w:tcW w:w="2121" w:type="dxa"/>
          </w:tcPr>
          <w:p w14:paraId="526F79C3" w14:textId="06EFB907" w:rsidR="00FD3F1F" w:rsidRDefault="00FD3F1F" w:rsidP="0012684C">
            <w:pPr>
              <w:rPr>
                <w:ins w:id="260" w:author="Thibaut Henin" w:date="2014-11-25T10:12:00Z"/>
              </w:rPr>
            </w:pPr>
            <w:ins w:id="261" w:author="Thibaut Henin" w:date="2014-11-25T10:12:00Z">
              <w:r>
                <w:t>5</w:t>
              </w:r>
            </w:ins>
          </w:p>
        </w:tc>
        <w:tc>
          <w:tcPr>
            <w:tcW w:w="1931" w:type="dxa"/>
          </w:tcPr>
          <w:p w14:paraId="199F0B6E" w14:textId="3599FC23" w:rsidR="00FD3F1F" w:rsidRDefault="00FD3F1F" w:rsidP="0012684C">
            <w:pPr>
              <w:cnfStyle w:val="000000100000" w:firstRow="0" w:lastRow="0" w:firstColumn="0" w:lastColumn="0" w:oddVBand="0" w:evenVBand="0" w:oddHBand="1" w:evenHBand="0" w:firstRowFirstColumn="0" w:firstRowLastColumn="0" w:lastRowFirstColumn="0" w:lastRowLastColumn="0"/>
              <w:rPr>
                <w:ins w:id="262" w:author="Thibaut Henin" w:date="2014-11-25T10:12:00Z"/>
              </w:rPr>
            </w:pPr>
            <w:ins w:id="263" w:author="Thibaut Henin" w:date="2014-11-25T10:12:00Z">
              <w:r>
                <w:t>15</w:t>
              </w:r>
            </w:ins>
          </w:p>
        </w:tc>
      </w:tr>
    </w:tbl>
    <w:p w14:paraId="6B6316DB" w14:textId="77777777" w:rsidR="0012684C" w:rsidRDefault="0012684C" w:rsidP="007215FC">
      <w:pPr>
        <w:pStyle w:val="Titre2"/>
      </w:pPr>
      <w:bookmarkStart w:id="264" w:name="_Toc384287151"/>
      <w:bookmarkStart w:id="265" w:name="_Toc384985709"/>
      <w:r w:rsidRPr="007215FC">
        <w:t>Bureau</w:t>
      </w:r>
      <w:r>
        <w:t xml:space="preserve"> de poste</w:t>
      </w:r>
      <w:bookmarkEnd w:id="264"/>
      <w:bookmarkEnd w:id="265"/>
    </w:p>
    <w:p w14:paraId="5370BD54" w14:textId="7F6E8292" w:rsidR="0079450C" w:rsidRDefault="00837922" w:rsidP="0079450C">
      <w:pPr>
        <w:keepNext/>
        <w:jc w:val="center"/>
      </w:pPr>
      <w:r>
        <w:pict w14:anchorId="4355A79B">
          <v:shape id="_x0000_i1058" type="#_x0000_t75" style="width:140.85pt;height:140.85pt">
            <v:imagedata r:id="rId46" o:title="Poste"/>
          </v:shape>
        </w:pict>
      </w:r>
    </w:p>
    <w:p w14:paraId="271C1D67" w14:textId="77777777" w:rsidR="0079450C" w:rsidRPr="0079450C" w:rsidRDefault="0079450C" w:rsidP="0079450C">
      <w:pPr>
        <w:pStyle w:val="Lgende"/>
        <w:jc w:val="center"/>
      </w:pPr>
      <w:r>
        <w:t xml:space="preserve">Figure </w:t>
      </w:r>
      <w:fldSimple w:instr=" SEQ Figure \* ARABIC ">
        <w:r w:rsidR="007478A9">
          <w:rPr>
            <w:noProof/>
          </w:rPr>
          <w:t>33</w:t>
        </w:r>
      </w:fldSimple>
      <w:r>
        <w:t xml:space="preserve"> : Bureau de poste - Terre</w:t>
      </w:r>
    </w:p>
    <w:p w14:paraId="7CA0C2BE" w14:textId="77777777" w:rsidR="0012684C" w:rsidRDefault="0012684C" w:rsidP="007215FC">
      <w:pPr>
        <w:pStyle w:val="Titre3"/>
      </w:pPr>
      <w:r w:rsidRPr="007215FC">
        <w:t>Description</w:t>
      </w:r>
    </w:p>
    <w:p w14:paraId="3E5BFA6B" w14:textId="2CF88F87" w:rsidR="0012684C" w:rsidRDefault="0012684C" w:rsidP="0012684C">
      <w:r w:rsidRPr="00A520ED">
        <w:rPr>
          <w:b/>
        </w:rPr>
        <w:t>Le bureau de poste</w:t>
      </w:r>
      <w:r>
        <w:t xml:space="preserve"> </w:t>
      </w:r>
      <w:r w:rsidR="008A4533" w:rsidRPr="008A4533">
        <w:t>permet aux personnage</w:t>
      </w:r>
      <w:r w:rsidR="008A4533">
        <w:t>s</w:t>
      </w:r>
      <w:r w:rsidR="008A4533" w:rsidRPr="008A4533">
        <w:t xml:space="preserve"> de pouvoir envoyer des colis à d'autres personnages géographiquement</w:t>
      </w:r>
      <w:r w:rsidR="008A4533">
        <w:t xml:space="preserve"> éloignés. Lors de chaque envoi</w:t>
      </w:r>
      <w:r w:rsidR="008A4533" w:rsidRPr="008A4533">
        <w:t>, un coursier fait le déplacement</w:t>
      </w:r>
      <w:r w:rsidR="008A4533">
        <w:t xml:space="preserve"> pour atteindre le destinataire</w:t>
      </w:r>
      <w:r>
        <w:t>.</w:t>
      </w:r>
    </w:p>
    <w:p w14:paraId="69A2BD66" w14:textId="77777777" w:rsidR="0012684C" w:rsidRDefault="0012684C" w:rsidP="007215FC">
      <w:pPr>
        <w:pStyle w:val="Titre3"/>
      </w:pPr>
      <w:r w:rsidRPr="007215FC">
        <w:t>Fonctionnalités</w:t>
      </w:r>
    </w:p>
    <w:p w14:paraId="2348ECCA" w14:textId="77777777" w:rsidR="0012684C" w:rsidRDefault="0012684C" w:rsidP="00067C98">
      <w:pPr>
        <w:pStyle w:val="Paragraphedeliste"/>
        <w:numPr>
          <w:ilvl w:val="0"/>
          <w:numId w:val="33"/>
        </w:numPr>
      </w:pPr>
      <w:r w:rsidRPr="00B717AA">
        <w:rPr>
          <w:b/>
        </w:rPr>
        <w:t>Envoyer un coli.</w:t>
      </w:r>
      <w:r>
        <w:t xml:space="preserve"> Un personnage peut envoyer un coli (marchandises) vers un autre joueur. Le coût est fonction du poids et fixé par le ministre de tutelle</w:t>
      </w:r>
    </w:p>
    <w:p w14:paraId="3FB0C917" w14:textId="77777777" w:rsidR="0012684C" w:rsidRPr="00B717AA" w:rsidRDefault="0012684C" w:rsidP="00067C98">
      <w:pPr>
        <w:pStyle w:val="Paragraphedeliste"/>
        <w:numPr>
          <w:ilvl w:val="0"/>
          <w:numId w:val="33"/>
        </w:numPr>
      </w:pPr>
      <w:r>
        <w:rPr>
          <w:b/>
        </w:rPr>
        <w:t>Envoyer un message privé.</w:t>
      </w:r>
      <w:r>
        <w:t xml:space="preserve"> Les personnages peuvent s’envoyer des messages privés</w:t>
      </w:r>
      <w:r w:rsidR="006D49C5">
        <w:t xml:space="preserve"> via le bureau de poste (en sus de l’interface de messagerie du personnage)</w:t>
      </w:r>
      <w:r>
        <w:t>.</w:t>
      </w:r>
    </w:p>
    <w:p w14:paraId="7C1F4AAC" w14:textId="77777777" w:rsidR="0012684C" w:rsidRDefault="0012684C" w:rsidP="007215FC">
      <w:pPr>
        <w:pStyle w:val="Titre3"/>
      </w:pPr>
      <w:r w:rsidRPr="007215FC">
        <w:t>Niveau</w:t>
      </w:r>
    </w:p>
    <w:p w14:paraId="5780A816" w14:textId="77777777" w:rsidR="0012684C" w:rsidRDefault="0012684C" w:rsidP="0012684C">
      <w:r>
        <w:t>Augmenter le niveau du bureau de poste permet à ses coursiers de se déplacer plus vite. En effet, le coursier va tenter de rejoindre le destinataire via le chemin le plus court (géodésique), sa position étant actualisée toutes les heures.</w:t>
      </w:r>
    </w:p>
    <w:tbl>
      <w:tblPr>
        <w:tblStyle w:val="TableauGrille3-Accentuation110"/>
        <w:tblW w:w="0" w:type="auto"/>
        <w:jc w:val="center"/>
        <w:tblLook w:val="04A0" w:firstRow="1" w:lastRow="0" w:firstColumn="1" w:lastColumn="0" w:noHBand="0" w:noVBand="1"/>
      </w:tblPr>
      <w:tblGrid>
        <w:gridCol w:w="2121"/>
        <w:gridCol w:w="1848"/>
      </w:tblGrid>
      <w:tr w:rsidR="0012684C" w14:paraId="2C6DEF75"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7DBD3AB7" w14:textId="77777777" w:rsidR="0012684C" w:rsidRDefault="0012684C" w:rsidP="0012684C">
            <w:r>
              <w:t>Niveau</w:t>
            </w:r>
          </w:p>
        </w:tc>
        <w:tc>
          <w:tcPr>
            <w:tcW w:w="1848" w:type="dxa"/>
          </w:tcPr>
          <w:p w14:paraId="5F827FCE"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Vitesse</w:t>
            </w:r>
          </w:p>
        </w:tc>
      </w:tr>
      <w:tr w:rsidR="0012684C" w14:paraId="1A3B6383"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0882B61" w14:textId="77777777" w:rsidR="0012684C" w:rsidRDefault="0012684C" w:rsidP="0012684C">
            <w:r>
              <w:t>1</w:t>
            </w:r>
          </w:p>
        </w:tc>
        <w:tc>
          <w:tcPr>
            <w:tcW w:w="1848" w:type="dxa"/>
          </w:tcPr>
          <w:p w14:paraId="52F4F3D7"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2 km/h</w:t>
            </w:r>
          </w:p>
        </w:tc>
      </w:tr>
      <w:tr w:rsidR="0012684C" w14:paraId="2F513511"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3655B59" w14:textId="77777777" w:rsidR="0012684C" w:rsidRDefault="0012684C" w:rsidP="0012684C">
            <w:r>
              <w:t>2</w:t>
            </w:r>
          </w:p>
        </w:tc>
        <w:tc>
          <w:tcPr>
            <w:tcW w:w="1848" w:type="dxa"/>
          </w:tcPr>
          <w:p w14:paraId="126E5F78"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5 km/h</w:t>
            </w:r>
          </w:p>
        </w:tc>
      </w:tr>
      <w:tr w:rsidR="0012684C" w14:paraId="52A3CE10"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96DA909" w14:textId="77777777" w:rsidR="0012684C" w:rsidRDefault="0012684C" w:rsidP="0012684C">
            <w:r>
              <w:t>3</w:t>
            </w:r>
          </w:p>
        </w:tc>
        <w:tc>
          <w:tcPr>
            <w:tcW w:w="1848" w:type="dxa"/>
          </w:tcPr>
          <w:p w14:paraId="5EFAB2A2"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 km/h</w:t>
            </w:r>
          </w:p>
        </w:tc>
      </w:tr>
      <w:tr w:rsidR="0012684C" w14:paraId="5A079255"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1251426" w14:textId="77777777" w:rsidR="0012684C" w:rsidRDefault="0012684C" w:rsidP="0012684C">
            <w:r>
              <w:t>4</w:t>
            </w:r>
          </w:p>
        </w:tc>
        <w:tc>
          <w:tcPr>
            <w:tcW w:w="1848" w:type="dxa"/>
          </w:tcPr>
          <w:p w14:paraId="3682FBED"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20 km/h</w:t>
            </w:r>
          </w:p>
        </w:tc>
      </w:tr>
      <w:tr w:rsidR="0012684C" w14:paraId="55B50AF6"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6F859B8C" w14:textId="77777777" w:rsidR="0012684C" w:rsidRDefault="0012684C" w:rsidP="0012684C">
            <w:r>
              <w:t>5</w:t>
            </w:r>
          </w:p>
        </w:tc>
        <w:tc>
          <w:tcPr>
            <w:tcW w:w="1848" w:type="dxa"/>
          </w:tcPr>
          <w:p w14:paraId="73AD2D70"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30 km/h</w:t>
            </w:r>
          </w:p>
        </w:tc>
      </w:tr>
    </w:tbl>
    <w:p w14:paraId="1D726127" w14:textId="77777777" w:rsidR="0012684C" w:rsidRDefault="0012684C" w:rsidP="0012684C"/>
    <w:p w14:paraId="4805CA38" w14:textId="77777777" w:rsidR="0012684C" w:rsidRDefault="0012684C" w:rsidP="0012684C">
      <w:r>
        <w:lastRenderedPageBreak/>
        <w:t>Si le destinataire se déplace, deux cas de figures se présentent. S’il passe par la cité où se trouve le coursier, le coli lui est remis immédiatement. Sinon, le coursier changera son trajet en fonction de la nouvelle destination.</w:t>
      </w:r>
    </w:p>
    <w:p w14:paraId="212B90E6" w14:textId="77777777" w:rsidR="0012684C" w:rsidRDefault="0012684C" w:rsidP="007215FC">
      <w:pPr>
        <w:pStyle w:val="Titre2"/>
      </w:pPr>
      <w:bookmarkStart w:id="266" w:name="_Toc384985710"/>
      <w:bookmarkStart w:id="267" w:name="_Toc384287153"/>
      <w:r w:rsidRPr="007215FC">
        <w:t>Hôpital</w:t>
      </w:r>
      <w:bookmarkEnd w:id="266"/>
    </w:p>
    <w:p w14:paraId="1F629721" w14:textId="3783221D" w:rsidR="0079450C" w:rsidRDefault="00837922" w:rsidP="0079450C">
      <w:pPr>
        <w:keepNext/>
        <w:jc w:val="center"/>
      </w:pPr>
      <w:r>
        <w:pict w14:anchorId="3289BBF6">
          <v:shape id="_x0000_i1059" type="#_x0000_t75" style="width:140.85pt;height:140.85pt">
            <v:imagedata r:id="rId47" o:title="Hopital"/>
          </v:shape>
        </w:pict>
      </w:r>
    </w:p>
    <w:p w14:paraId="244CA315" w14:textId="77777777" w:rsidR="0079450C" w:rsidRPr="0079450C" w:rsidRDefault="0079450C" w:rsidP="0079450C">
      <w:pPr>
        <w:pStyle w:val="Lgende"/>
        <w:jc w:val="center"/>
      </w:pPr>
      <w:r>
        <w:t xml:space="preserve">Figure </w:t>
      </w:r>
      <w:fldSimple w:instr=" SEQ Figure \* ARABIC ">
        <w:r w:rsidR="007478A9">
          <w:rPr>
            <w:noProof/>
          </w:rPr>
          <w:t>34</w:t>
        </w:r>
      </w:fldSimple>
      <w:r>
        <w:t xml:space="preserve"> : </w:t>
      </w:r>
      <w:r w:rsidR="006D49C5">
        <w:t>Hôpital</w:t>
      </w:r>
      <w:r>
        <w:t xml:space="preserve"> - Terre</w:t>
      </w:r>
    </w:p>
    <w:p w14:paraId="2B192B28" w14:textId="77777777" w:rsidR="0012684C" w:rsidRDefault="0012684C" w:rsidP="007215FC">
      <w:pPr>
        <w:pStyle w:val="Titre3"/>
      </w:pPr>
      <w:r w:rsidRPr="007215FC">
        <w:t>Description</w:t>
      </w:r>
    </w:p>
    <w:bookmarkEnd w:id="267"/>
    <w:p w14:paraId="7F995ECA" w14:textId="5DF51CA8" w:rsidR="0012684C" w:rsidRDefault="0012684C" w:rsidP="0012684C">
      <w:r w:rsidRPr="00A520ED">
        <w:rPr>
          <w:b/>
        </w:rPr>
        <w:t xml:space="preserve">L’hôpital </w:t>
      </w:r>
      <w:r>
        <w:t>est un lieu de d’entraide entre ceux qui ont besoin de soins et ceux qui peuvent en fournir. Le principe est similaire au marché si ce n’est qu’ici, on ne vend pas de marchandise mais les soins</w:t>
      </w:r>
      <w:r w:rsidR="008A4533">
        <w:t>.</w:t>
      </w:r>
    </w:p>
    <w:p w14:paraId="39D6739A" w14:textId="77777777" w:rsidR="0012684C" w:rsidRDefault="0012684C" w:rsidP="007215FC">
      <w:pPr>
        <w:pStyle w:val="Titre3"/>
      </w:pPr>
      <w:r w:rsidRPr="007215FC">
        <w:t>Fonctionnalité</w:t>
      </w:r>
    </w:p>
    <w:p w14:paraId="731DBD79" w14:textId="77777777" w:rsidR="0012684C" w:rsidRDefault="0012684C" w:rsidP="00067C98">
      <w:pPr>
        <w:pStyle w:val="Paragraphedeliste"/>
        <w:numPr>
          <w:ilvl w:val="0"/>
          <w:numId w:val="42"/>
        </w:numPr>
      </w:pPr>
      <w:r w:rsidRPr="00573490">
        <w:rPr>
          <w:b/>
        </w:rPr>
        <w:t>Demander un soin.</w:t>
      </w:r>
      <w:r>
        <w:t xml:space="preserve"> Le personnage fournis la somme qu’il est prêt à payer. Elle est prélevée immédiatement et sera remboursée en cas de retrait de la demande.</w:t>
      </w:r>
    </w:p>
    <w:p w14:paraId="56FAC5B0" w14:textId="77777777" w:rsidR="0012684C" w:rsidRDefault="0012684C" w:rsidP="00067C98">
      <w:pPr>
        <w:pStyle w:val="Paragraphedeliste"/>
        <w:numPr>
          <w:ilvl w:val="0"/>
          <w:numId w:val="42"/>
        </w:numPr>
      </w:pPr>
      <w:r w:rsidRPr="00573490">
        <w:rPr>
          <w:b/>
        </w:rPr>
        <w:t>Soigner.</w:t>
      </w:r>
      <w:r>
        <w:t xml:space="preserve"> Un personnage honore une demande de soins. Le demandeur est soigné et le médecin payé.</w:t>
      </w:r>
    </w:p>
    <w:p w14:paraId="6D7EDF28" w14:textId="77777777" w:rsidR="0012684C" w:rsidRDefault="0012684C" w:rsidP="00067C98">
      <w:pPr>
        <w:pStyle w:val="Paragraphedeliste"/>
        <w:numPr>
          <w:ilvl w:val="0"/>
          <w:numId w:val="43"/>
        </w:numPr>
      </w:pPr>
      <w:r w:rsidRPr="00573490">
        <w:rPr>
          <w:b/>
        </w:rPr>
        <w:t>Offrir des soins.</w:t>
      </w:r>
      <w:r>
        <w:t xml:space="preserve"> Le médecin propose des soins et fixe le prix demandé. L’énergie nécessaire est prélevée en avance.</w:t>
      </w:r>
    </w:p>
    <w:p w14:paraId="3743E2CA" w14:textId="77777777" w:rsidR="0012684C" w:rsidRDefault="0012684C" w:rsidP="00067C98">
      <w:pPr>
        <w:pStyle w:val="Paragraphedeliste"/>
        <w:numPr>
          <w:ilvl w:val="0"/>
          <w:numId w:val="43"/>
        </w:numPr>
      </w:pPr>
      <w:r w:rsidRPr="00573490">
        <w:rPr>
          <w:b/>
        </w:rPr>
        <w:t>Se faire soigner.</w:t>
      </w:r>
      <w:r>
        <w:t xml:space="preserve"> Le patient choisi le médecin, se fait soigner et paye.</w:t>
      </w:r>
    </w:p>
    <w:p w14:paraId="42603088" w14:textId="77777777" w:rsidR="0012684C" w:rsidRDefault="0012684C" w:rsidP="0012684C">
      <w:r>
        <w:t>Comme pour le marché, deux taxes sont en vigueur :</w:t>
      </w:r>
    </w:p>
    <w:p w14:paraId="7F32A061" w14:textId="77777777" w:rsidR="0012684C" w:rsidRDefault="0012684C" w:rsidP="00067C98">
      <w:pPr>
        <w:pStyle w:val="Paragraphedeliste"/>
        <w:numPr>
          <w:ilvl w:val="0"/>
          <w:numId w:val="44"/>
        </w:numPr>
      </w:pPr>
      <w:r>
        <w:t>Taxes sur la création. Prélevée lorsque l’offre ou la demande est créée. Elle n’est pas remboursée en cas de suppression. Le prix fixé est « H.T. » pour cette taxe.</w:t>
      </w:r>
    </w:p>
    <w:p w14:paraId="543F944F" w14:textId="77777777" w:rsidR="0012684C" w:rsidRDefault="0012684C" w:rsidP="00067C98">
      <w:pPr>
        <w:pStyle w:val="Paragraphedeliste"/>
        <w:numPr>
          <w:ilvl w:val="0"/>
          <w:numId w:val="44"/>
        </w:numPr>
      </w:pPr>
      <w:r>
        <w:t>Taxes sur les soins. Prélevée lorsque le soin a lieu. Le prix est donc « T.T.C. » pour cette taxe.</w:t>
      </w:r>
    </w:p>
    <w:p w14:paraId="26298A45" w14:textId="77777777" w:rsidR="0012684C" w:rsidRPr="00573490" w:rsidRDefault="0012684C" w:rsidP="0012684C">
      <w:r>
        <w:t>Si un personnage veut changer de ville, et s’il a créé des offres ou des demandes de soin, un message de confirmation l’informe que ces offres et demandes seront supprimées. L’énergie et les crédits seront rendus (moins les taxes déjà prélevées).</w:t>
      </w:r>
    </w:p>
    <w:p w14:paraId="22AA3E4D" w14:textId="77777777" w:rsidR="0012684C" w:rsidRDefault="0012684C" w:rsidP="007215FC">
      <w:pPr>
        <w:pStyle w:val="Titre3"/>
      </w:pPr>
      <w:r w:rsidRPr="007215FC">
        <w:t>Compétence</w:t>
      </w:r>
    </w:p>
    <w:p w14:paraId="7824E384" w14:textId="342E9483" w:rsidR="0012684C" w:rsidRPr="00906E93" w:rsidRDefault="00642172" w:rsidP="00067C98">
      <w:pPr>
        <w:pStyle w:val="Paragraphedeliste"/>
        <w:numPr>
          <w:ilvl w:val="0"/>
          <w:numId w:val="41"/>
        </w:numPr>
        <w:rPr>
          <w:b/>
          <w:i/>
          <w:iCs/>
          <w:color w:val="404040" w:themeColor="text1" w:themeTint="BF"/>
        </w:rPr>
      </w:pPr>
      <w:r w:rsidRPr="00906E93">
        <w:t>Soigner</w:t>
      </w:r>
    </w:p>
    <w:p w14:paraId="3A392D19" w14:textId="77777777" w:rsidR="0012684C" w:rsidRPr="007215FC" w:rsidRDefault="0012684C" w:rsidP="007215FC">
      <w:pPr>
        <w:pStyle w:val="Citation"/>
      </w:pPr>
      <w:r w:rsidRPr="007215FC">
        <w:rPr>
          <w:b/>
        </w:rPr>
        <w:t>Note :</w:t>
      </w:r>
      <w:r w:rsidRPr="007215FC">
        <w:t xml:space="preserve"> les compétences de soin ne sont qu’indirectement atteignables via l’hôpital. C’est lorsqu’on valide une demande de soin ou qu’un patient utilise une offre que la compétence est réellement utilisée.</w:t>
      </w:r>
    </w:p>
    <w:p w14:paraId="3E83F285" w14:textId="77777777" w:rsidR="0012684C" w:rsidRDefault="0012684C" w:rsidP="007215FC">
      <w:pPr>
        <w:pStyle w:val="Titre3"/>
      </w:pPr>
      <w:r w:rsidRPr="007215FC">
        <w:t>Niveau</w:t>
      </w:r>
    </w:p>
    <w:p w14:paraId="66FBBB5F" w14:textId="77777777" w:rsidR="0012684C" w:rsidRDefault="0012684C" w:rsidP="0012684C">
      <w:r>
        <w:t>Augmenter le niveau de l’hôpital permet d’augmenter le nombre d’offre et de demandes de soins.</w:t>
      </w:r>
    </w:p>
    <w:tbl>
      <w:tblPr>
        <w:tblStyle w:val="TableauGrille3-Accentuation11"/>
        <w:tblW w:w="0" w:type="auto"/>
        <w:jc w:val="center"/>
        <w:tblLook w:val="04A0" w:firstRow="1" w:lastRow="0" w:firstColumn="1" w:lastColumn="0" w:noHBand="0" w:noVBand="1"/>
      </w:tblPr>
      <w:tblGrid>
        <w:gridCol w:w="1128"/>
        <w:gridCol w:w="1849"/>
      </w:tblGrid>
      <w:tr w:rsidR="0012684C" w14:paraId="48E97F52" w14:textId="77777777" w:rsidTr="007215F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28" w:type="dxa"/>
          </w:tcPr>
          <w:p w14:paraId="62500A4B" w14:textId="77777777" w:rsidR="0012684C" w:rsidRDefault="0012684C" w:rsidP="0012684C">
            <w:r>
              <w:lastRenderedPageBreak/>
              <w:t>Niveau</w:t>
            </w:r>
          </w:p>
        </w:tc>
        <w:tc>
          <w:tcPr>
            <w:tcW w:w="1849" w:type="dxa"/>
          </w:tcPr>
          <w:p w14:paraId="33A7D6D5"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Nombre d’offre et de demandes</w:t>
            </w:r>
          </w:p>
        </w:tc>
      </w:tr>
      <w:tr w:rsidR="0012684C" w14:paraId="4CE84126" w14:textId="77777777" w:rsidTr="00721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40C653BE" w14:textId="77777777" w:rsidR="0012684C" w:rsidRDefault="0012684C" w:rsidP="0012684C">
            <w:r>
              <w:t>1</w:t>
            </w:r>
          </w:p>
        </w:tc>
        <w:tc>
          <w:tcPr>
            <w:tcW w:w="1849" w:type="dxa"/>
          </w:tcPr>
          <w:p w14:paraId="13876988"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w:t>
            </w:r>
          </w:p>
        </w:tc>
      </w:tr>
      <w:tr w:rsidR="0012684C" w14:paraId="511F50AF" w14:textId="77777777" w:rsidTr="007215FC">
        <w:trPr>
          <w:jc w:val="center"/>
        </w:trPr>
        <w:tc>
          <w:tcPr>
            <w:cnfStyle w:val="001000000000" w:firstRow="0" w:lastRow="0" w:firstColumn="1" w:lastColumn="0" w:oddVBand="0" w:evenVBand="0" w:oddHBand="0" w:evenHBand="0" w:firstRowFirstColumn="0" w:firstRowLastColumn="0" w:lastRowFirstColumn="0" w:lastRowLastColumn="0"/>
            <w:tcW w:w="1128" w:type="dxa"/>
          </w:tcPr>
          <w:p w14:paraId="0518383C" w14:textId="77777777" w:rsidR="0012684C" w:rsidRDefault="0012684C" w:rsidP="0012684C">
            <w:r>
              <w:t>2</w:t>
            </w:r>
          </w:p>
        </w:tc>
        <w:tc>
          <w:tcPr>
            <w:tcW w:w="1849" w:type="dxa"/>
          </w:tcPr>
          <w:p w14:paraId="0D31F8B8"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30</w:t>
            </w:r>
          </w:p>
        </w:tc>
      </w:tr>
      <w:tr w:rsidR="0012684C" w14:paraId="2ACF1E4D" w14:textId="77777777" w:rsidTr="00721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39671900" w14:textId="77777777" w:rsidR="0012684C" w:rsidRDefault="0012684C" w:rsidP="0012684C">
            <w:r>
              <w:t>3</w:t>
            </w:r>
          </w:p>
        </w:tc>
        <w:tc>
          <w:tcPr>
            <w:tcW w:w="1849" w:type="dxa"/>
          </w:tcPr>
          <w:p w14:paraId="4336DD28"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60</w:t>
            </w:r>
          </w:p>
        </w:tc>
      </w:tr>
      <w:tr w:rsidR="0012684C" w14:paraId="6C5F4224" w14:textId="77777777" w:rsidTr="007215FC">
        <w:trPr>
          <w:jc w:val="center"/>
        </w:trPr>
        <w:tc>
          <w:tcPr>
            <w:cnfStyle w:val="001000000000" w:firstRow="0" w:lastRow="0" w:firstColumn="1" w:lastColumn="0" w:oddVBand="0" w:evenVBand="0" w:oddHBand="0" w:evenHBand="0" w:firstRowFirstColumn="0" w:firstRowLastColumn="0" w:lastRowFirstColumn="0" w:lastRowLastColumn="0"/>
            <w:tcW w:w="1128" w:type="dxa"/>
          </w:tcPr>
          <w:p w14:paraId="66CA307C" w14:textId="77777777" w:rsidR="0012684C" w:rsidRDefault="0012684C" w:rsidP="0012684C">
            <w:r>
              <w:t>4</w:t>
            </w:r>
          </w:p>
        </w:tc>
        <w:tc>
          <w:tcPr>
            <w:tcW w:w="1849" w:type="dxa"/>
          </w:tcPr>
          <w:p w14:paraId="75B2EDF2"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100</w:t>
            </w:r>
          </w:p>
        </w:tc>
      </w:tr>
      <w:tr w:rsidR="0012684C" w14:paraId="677BFDF3" w14:textId="77777777" w:rsidTr="00721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1D794834" w14:textId="77777777" w:rsidR="0012684C" w:rsidRDefault="0012684C" w:rsidP="0012684C">
            <w:r>
              <w:t>5</w:t>
            </w:r>
          </w:p>
        </w:tc>
        <w:tc>
          <w:tcPr>
            <w:tcW w:w="1849" w:type="dxa"/>
          </w:tcPr>
          <w:p w14:paraId="50D3C6BC"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150</w:t>
            </w:r>
          </w:p>
        </w:tc>
      </w:tr>
    </w:tbl>
    <w:p w14:paraId="1ACA4373" w14:textId="77777777" w:rsidR="0012684C" w:rsidRDefault="0012684C" w:rsidP="0012684C"/>
    <w:p w14:paraId="5C8A4308" w14:textId="77777777" w:rsidR="0012684C" w:rsidRDefault="0012684C" w:rsidP="007215FC">
      <w:pPr>
        <w:pStyle w:val="Titre1"/>
      </w:pPr>
      <w:bookmarkStart w:id="268" w:name="_Toc384287155"/>
      <w:bookmarkStart w:id="269" w:name="_Toc384985711"/>
      <w:r>
        <w:lastRenderedPageBreak/>
        <w:t xml:space="preserve">Secteur quaternaire – </w:t>
      </w:r>
      <w:r w:rsidRPr="007215FC">
        <w:t>technologie</w:t>
      </w:r>
      <w:bookmarkEnd w:id="268"/>
      <w:bookmarkEnd w:id="269"/>
    </w:p>
    <w:p w14:paraId="3F3A62D9" w14:textId="77777777" w:rsidR="0012684C" w:rsidRDefault="0012684C" w:rsidP="007215FC">
      <w:pPr>
        <w:pStyle w:val="Titre2"/>
      </w:pPr>
      <w:bookmarkStart w:id="270" w:name="_Toc384985712"/>
      <w:r w:rsidRPr="007215FC">
        <w:t>Bureau</w:t>
      </w:r>
      <w:r>
        <w:t xml:space="preserve"> d’architecte</w:t>
      </w:r>
      <w:bookmarkEnd w:id="270"/>
    </w:p>
    <w:p w14:paraId="3DEEE99C" w14:textId="77777777" w:rsidR="0079450C" w:rsidRDefault="00837922" w:rsidP="0079450C">
      <w:pPr>
        <w:keepNext/>
        <w:jc w:val="center"/>
      </w:pPr>
      <w:r>
        <w:pict w14:anchorId="487DA45E">
          <v:shape id="_x0000_i1060" type="#_x0000_t75" style="width:140.85pt;height:140.85pt">
            <v:imagedata r:id="rId48" o:title="Architecte"/>
          </v:shape>
        </w:pict>
      </w:r>
    </w:p>
    <w:p w14:paraId="1184EA27" w14:textId="77777777" w:rsidR="0079450C" w:rsidRPr="0079450C" w:rsidRDefault="0079450C" w:rsidP="0079450C">
      <w:pPr>
        <w:pStyle w:val="Lgende"/>
        <w:jc w:val="center"/>
      </w:pPr>
      <w:r>
        <w:t xml:space="preserve">Figure </w:t>
      </w:r>
      <w:fldSimple w:instr=" SEQ Figure \* ARABIC ">
        <w:r w:rsidR="007478A9">
          <w:rPr>
            <w:noProof/>
          </w:rPr>
          <w:t>35</w:t>
        </w:r>
      </w:fldSimple>
      <w:r>
        <w:t xml:space="preserve"> : Bureau d'architecte - Terre</w:t>
      </w:r>
    </w:p>
    <w:p w14:paraId="3317A3E6" w14:textId="77777777" w:rsidR="0012684C" w:rsidRDefault="0012684C" w:rsidP="007215FC">
      <w:pPr>
        <w:pStyle w:val="Titre3"/>
      </w:pPr>
      <w:r w:rsidRPr="007215FC">
        <w:t>Description</w:t>
      </w:r>
    </w:p>
    <w:p w14:paraId="2CF77E34" w14:textId="1F5937F8" w:rsidR="0012684C" w:rsidRPr="00CE2CAA" w:rsidRDefault="0012684C" w:rsidP="0012684C">
      <w:r w:rsidRPr="00A520ED">
        <w:rPr>
          <w:b/>
        </w:rPr>
        <w:t>Le bureau de l’architecte</w:t>
      </w:r>
      <w:r>
        <w:t xml:space="preserve"> </w:t>
      </w:r>
      <w:r w:rsidR="008A4533" w:rsidRPr="008A4533">
        <w:t>permet aux personnages de faire des recherches (pour gagner des points d'architecture) et de tracer des plans de bâtiments (en utilisant ces points).</w:t>
      </w:r>
    </w:p>
    <w:p w14:paraId="55DA86B4" w14:textId="1D21214B" w:rsidR="00B836D6" w:rsidRPr="00B836D6" w:rsidRDefault="0012684C" w:rsidP="00B836D6">
      <w:pPr>
        <w:pStyle w:val="Titre3"/>
      </w:pPr>
      <w:r w:rsidRPr="007215FC">
        <w:t>Compétences</w:t>
      </w:r>
    </w:p>
    <w:p w14:paraId="1B070567" w14:textId="7766FB02" w:rsidR="00B836D6" w:rsidRDefault="00B836D6" w:rsidP="00906E93">
      <w:pPr>
        <w:pStyle w:val="Paragraphedeliste"/>
        <w:numPr>
          <w:ilvl w:val="0"/>
          <w:numId w:val="41"/>
        </w:numPr>
      </w:pPr>
      <w:r>
        <w:t>Etude de plan</w:t>
      </w:r>
    </w:p>
    <w:p w14:paraId="0D9AF5E4" w14:textId="0495AE44" w:rsidR="00642172" w:rsidRDefault="00642172" w:rsidP="00906E93">
      <w:pPr>
        <w:pStyle w:val="Paragraphedeliste"/>
        <w:numPr>
          <w:ilvl w:val="0"/>
          <w:numId w:val="41"/>
        </w:numPr>
      </w:pPr>
      <w:r>
        <w:t>Recherche architecte</w:t>
      </w:r>
    </w:p>
    <w:p w14:paraId="5A22D015" w14:textId="7D4B2B1C" w:rsidR="00642172" w:rsidRDefault="00642172" w:rsidP="00906E93">
      <w:pPr>
        <w:pStyle w:val="Paragraphedeliste"/>
        <w:numPr>
          <w:ilvl w:val="0"/>
          <w:numId w:val="41"/>
        </w:numPr>
      </w:pPr>
      <w:r>
        <w:t>Rédaction de plan</w:t>
      </w:r>
    </w:p>
    <w:p w14:paraId="1FF8E1F9" w14:textId="77777777" w:rsidR="0012684C" w:rsidRDefault="0012684C" w:rsidP="007215FC">
      <w:pPr>
        <w:pStyle w:val="Titre3"/>
      </w:pPr>
      <w:r w:rsidRPr="007215FC">
        <w:t>Niveaux</w:t>
      </w:r>
    </w:p>
    <w:p w14:paraId="2A01DB3C" w14:textId="77777777" w:rsidR="0012684C" w:rsidRDefault="0012684C" w:rsidP="0012684C">
      <w:r>
        <w:t>L’amélioration du bureau de l’architecte permet d’améliorer son efficacité et les bâtiments accessibles.</w:t>
      </w:r>
    </w:p>
    <w:tbl>
      <w:tblPr>
        <w:tblStyle w:val="TableauGrille3-Accentuation11"/>
        <w:tblW w:w="0" w:type="auto"/>
        <w:tblInd w:w="1809" w:type="dxa"/>
        <w:tblLook w:val="04A0" w:firstRow="1" w:lastRow="0" w:firstColumn="1" w:lastColumn="0" w:noHBand="0" w:noVBand="1"/>
      </w:tblPr>
      <w:tblGrid>
        <w:gridCol w:w="1261"/>
        <w:gridCol w:w="2141"/>
        <w:gridCol w:w="2268"/>
      </w:tblGrid>
      <w:tr w:rsidR="0012684C" w14:paraId="2D866C58" w14:textId="77777777" w:rsidTr="00693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1" w:type="dxa"/>
          </w:tcPr>
          <w:p w14:paraId="2444637E" w14:textId="77777777" w:rsidR="0012684C" w:rsidRDefault="0012684C" w:rsidP="0012684C">
            <w:r>
              <w:t>Niveau</w:t>
            </w:r>
          </w:p>
        </w:tc>
        <w:tc>
          <w:tcPr>
            <w:tcW w:w="2141" w:type="dxa"/>
          </w:tcPr>
          <w:p w14:paraId="6EA99251"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Efficacité recherche</w:t>
            </w:r>
          </w:p>
        </w:tc>
        <w:tc>
          <w:tcPr>
            <w:tcW w:w="2268" w:type="dxa"/>
          </w:tcPr>
          <w:p w14:paraId="7A5F1A71"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Niveau tec</w:t>
            </w:r>
            <w:r w:rsidR="00C249DC">
              <w:t>h</w:t>
            </w:r>
            <w:r>
              <w:t xml:space="preserve"> des plans</w:t>
            </w:r>
          </w:p>
        </w:tc>
      </w:tr>
      <w:tr w:rsidR="0012684C" w14:paraId="1513AE95" w14:textId="77777777" w:rsidTr="00693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8F73939" w14:textId="77777777" w:rsidR="0012684C" w:rsidRDefault="0012684C" w:rsidP="0012684C">
            <w:r>
              <w:t>1</w:t>
            </w:r>
          </w:p>
        </w:tc>
        <w:tc>
          <w:tcPr>
            <w:tcW w:w="2141" w:type="dxa"/>
          </w:tcPr>
          <w:p w14:paraId="5F5AFD99"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0.2</w:t>
            </w:r>
          </w:p>
        </w:tc>
        <w:tc>
          <w:tcPr>
            <w:tcW w:w="2268" w:type="dxa"/>
          </w:tcPr>
          <w:p w14:paraId="40BFB1C5"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w:t>
            </w:r>
          </w:p>
        </w:tc>
      </w:tr>
      <w:tr w:rsidR="0012684C" w14:paraId="00FA4D4F" w14:textId="77777777" w:rsidTr="0069354D">
        <w:tc>
          <w:tcPr>
            <w:cnfStyle w:val="001000000000" w:firstRow="0" w:lastRow="0" w:firstColumn="1" w:lastColumn="0" w:oddVBand="0" w:evenVBand="0" w:oddHBand="0" w:evenHBand="0" w:firstRowFirstColumn="0" w:firstRowLastColumn="0" w:lastRowFirstColumn="0" w:lastRowLastColumn="0"/>
            <w:tcW w:w="1261" w:type="dxa"/>
          </w:tcPr>
          <w:p w14:paraId="2F1D3FB4" w14:textId="77777777" w:rsidR="0012684C" w:rsidRDefault="0012684C" w:rsidP="0012684C">
            <w:r>
              <w:t>2</w:t>
            </w:r>
          </w:p>
        </w:tc>
        <w:tc>
          <w:tcPr>
            <w:tcW w:w="2141" w:type="dxa"/>
          </w:tcPr>
          <w:p w14:paraId="1021B15D"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0.4</w:t>
            </w:r>
          </w:p>
        </w:tc>
        <w:tc>
          <w:tcPr>
            <w:tcW w:w="2268" w:type="dxa"/>
          </w:tcPr>
          <w:p w14:paraId="779DEF82"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2</w:t>
            </w:r>
          </w:p>
        </w:tc>
      </w:tr>
      <w:tr w:rsidR="0012684C" w14:paraId="1549361E" w14:textId="77777777" w:rsidTr="00693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D748593" w14:textId="77777777" w:rsidR="0012684C" w:rsidRDefault="0012684C" w:rsidP="0012684C">
            <w:r>
              <w:t>3</w:t>
            </w:r>
          </w:p>
        </w:tc>
        <w:tc>
          <w:tcPr>
            <w:tcW w:w="2141" w:type="dxa"/>
          </w:tcPr>
          <w:p w14:paraId="1A3522E3"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0.6</w:t>
            </w:r>
          </w:p>
        </w:tc>
        <w:tc>
          <w:tcPr>
            <w:tcW w:w="2268" w:type="dxa"/>
          </w:tcPr>
          <w:p w14:paraId="03880C36"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3</w:t>
            </w:r>
          </w:p>
        </w:tc>
      </w:tr>
      <w:tr w:rsidR="0012684C" w14:paraId="4FC08EC6" w14:textId="77777777" w:rsidTr="0069354D">
        <w:tc>
          <w:tcPr>
            <w:cnfStyle w:val="001000000000" w:firstRow="0" w:lastRow="0" w:firstColumn="1" w:lastColumn="0" w:oddVBand="0" w:evenVBand="0" w:oddHBand="0" w:evenHBand="0" w:firstRowFirstColumn="0" w:firstRowLastColumn="0" w:lastRowFirstColumn="0" w:lastRowLastColumn="0"/>
            <w:tcW w:w="1261" w:type="dxa"/>
          </w:tcPr>
          <w:p w14:paraId="34ADEB76" w14:textId="77777777" w:rsidR="0012684C" w:rsidRDefault="0012684C" w:rsidP="0012684C">
            <w:r>
              <w:t>4</w:t>
            </w:r>
          </w:p>
        </w:tc>
        <w:tc>
          <w:tcPr>
            <w:tcW w:w="2141" w:type="dxa"/>
          </w:tcPr>
          <w:p w14:paraId="0F2EE5CD"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0.8</w:t>
            </w:r>
          </w:p>
        </w:tc>
        <w:tc>
          <w:tcPr>
            <w:tcW w:w="2268" w:type="dxa"/>
          </w:tcPr>
          <w:p w14:paraId="15328FBA"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4</w:t>
            </w:r>
          </w:p>
        </w:tc>
      </w:tr>
      <w:tr w:rsidR="0012684C" w14:paraId="5545C9ED" w14:textId="77777777" w:rsidTr="00693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29322CF7" w14:textId="77777777" w:rsidR="0012684C" w:rsidRDefault="0012684C" w:rsidP="0012684C">
            <w:r>
              <w:t>5</w:t>
            </w:r>
          </w:p>
        </w:tc>
        <w:tc>
          <w:tcPr>
            <w:tcW w:w="2141" w:type="dxa"/>
          </w:tcPr>
          <w:p w14:paraId="04F3D899"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w:t>
            </w:r>
          </w:p>
        </w:tc>
        <w:tc>
          <w:tcPr>
            <w:tcW w:w="2268" w:type="dxa"/>
          </w:tcPr>
          <w:p w14:paraId="19C92965"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5</w:t>
            </w:r>
          </w:p>
        </w:tc>
      </w:tr>
    </w:tbl>
    <w:p w14:paraId="716078D0" w14:textId="77777777" w:rsidR="0012684C" w:rsidRDefault="0012684C" w:rsidP="0012684C">
      <w:r>
        <w:t>En effet, chaque plan de bâtiment nécessite à la fois un nombre de points de recherche, mais aussi un niveau de bureau d’architecte. Il est bien sûr possible de faire ses recherches dans un petit bureau et de tracer les plans dans un autre.</w:t>
      </w:r>
    </w:p>
    <w:p w14:paraId="1D07BD19" w14:textId="77777777" w:rsidR="0012684C" w:rsidRDefault="0012684C" w:rsidP="007215FC">
      <w:pPr>
        <w:pStyle w:val="Titre2"/>
      </w:pPr>
      <w:bookmarkStart w:id="271" w:name="_Toc384287157"/>
      <w:bookmarkStart w:id="272" w:name="_Toc384985713"/>
      <w:r>
        <w:lastRenderedPageBreak/>
        <w:t xml:space="preserve">Site </w:t>
      </w:r>
      <w:r w:rsidRPr="007215FC">
        <w:t>de</w:t>
      </w:r>
      <w:r>
        <w:t xml:space="preserve"> fouilles</w:t>
      </w:r>
      <w:bookmarkEnd w:id="271"/>
      <w:bookmarkEnd w:id="272"/>
    </w:p>
    <w:p w14:paraId="4CEE3389" w14:textId="77777777" w:rsidR="003E27BA" w:rsidRDefault="00837922" w:rsidP="00557479">
      <w:pPr>
        <w:keepNext/>
        <w:jc w:val="center"/>
      </w:pPr>
      <w:r>
        <w:pict w14:anchorId="17178916">
          <v:shape id="_x0000_i1061" type="#_x0000_t75" style="width:140.85pt;height:140.85pt">
            <v:imagedata r:id="rId49" o:title="Site de fouilles"/>
          </v:shape>
        </w:pict>
      </w:r>
    </w:p>
    <w:p w14:paraId="693BE53C" w14:textId="77777777" w:rsidR="003E27BA" w:rsidRPr="00557479" w:rsidRDefault="003E27BA" w:rsidP="00557479">
      <w:pPr>
        <w:pStyle w:val="Lgende"/>
        <w:jc w:val="center"/>
      </w:pPr>
      <w:r>
        <w:t xml:space="preserve">Figure </w:t>
      </w:r>
      <w:fldSimple w:instr=" SEQ Figure \* ARABIC ">
        <w:r w:rsidR="007478A9">
          <w:rPr>
            <w:noProof/>
          </w:rPr>
          <w:t>36</w:t>
        </w:r>
      </w:fldSimple>
      <w:r>
        <w:t xml:space="preserve"> : Site de fouilles - Terre</w:t>
      </w:r>
    </w:p>
    <w:p w14:paraId="39D6202A" w14:textId="77777777" w:rsidR="0012684C" w:rsidRDefault="0012684C" w:rsidP="007215FC">
      <w:pPr>
        <w:pStyle w:val="Titre3"/>
      </w:pPr>
      <w:r w:rsidRPr="007215FC">
        <w:t>Description</w:t>
      </w:r>
    </w:p>
    <w:p w14:paraId="669CBE47" w14:textId="77777777" w:rsidR="0012684C" w:rsidRPr="00EB6E6B" w:rsidRDefault="0012684C" w:rsidP="0012684C">
      <w:r w:rsidRPr="00A520ED">
        <w:rPr>
          <w:b/>
        </w:rPr>
        <w:t>Le site de fouille</w:t>
      </w:r>
      <w:r>
        <w:t xml:space="preserve"> permet d’effectuer des recherches archéologiques dans la zone de la cité. Ces recherches permettent de mettre à jour des ruines enfouies.</w:t>
      </w:r>
    </w:p>
    <w:p w14:paraId="263C8D86" w14:textId="77777777" w:rsidR="0012684C" w:rsidRDefault="0012684C" w:rsidP="007215FC">
      <w:pPr>
        <w:pStyle w:val="Titre3"/>
      </w:pPr>
      <w:r w:rsidRPr="007215FC">
        <w:t>Compétences</w:t>
      </w:r>
    </w:p>
    <w:p w14:paraId="7C0E1E73" w14:textId="0A541360" w:rsidR="0012684C" w:rsidRPr="00C90C1C" w:rsidRDefault="0012684C" w:rsidP="00067C98">
      <w:pPr>
        <w:pStyle w:val="Paragraphedeliste"/>
        <w:numPr>
          <w:ilvl w:val="0"/>
          <w:numId w:val="38"/>
        </w:numPr>
      </w:pPr>
      <w:r w:rsidRPr="00906E93">
        <w:t>Sonder</w:t>
      </w:r>
    </w:p>
    <w:p w14:paraId="44B31AA3" w14:textId="54B23231" w:rsidR="0012684C" w:rsidRPr="00CE2CAA" w:rsidRDefault="0012684C" w:rsidP="00067C98">
      <w:pPr>
        <w:pStyle w:val="Paragraphedeliste"/>
        <w:numPr>
          <w:ilvl w:val="0"/>
          <w:numId w:val="37"/>
        </w:numPr>
      </w:pPr>
      <w:r w:rsidRPr="00906E93">
        <w:t>Fouiller</w:t>
      </w:r>
    </w:p>
    <w:p w14:paraId="2611B89B" w14:textId="77777777" w:rsidR="0012684C" w:rsidRDefault="0012684C" w:rsidP="007215FC">
      <w:pPr>
        <w:pStyle w:val="Titre3"/>
      </w:pPr>
      <w:r w:rsidRPr="007215FC">
        <w:t>Niveaux</w:t>
      </w:r>
    </w:p>
    <w:p w14:paraId="10E3E089" w14:textId="77777777" w:rsidR="0012684C" w:rsidRDefault="0012684C" w:rsidP="0012684C">
      <w:r>
        <w:t>Augmenter le niveau du site de fouille permet de rendre les opérations d’archéologie plus efficaces. Comme pour les bâtiments du secteur primaire, les points de fouille et de sondage sont fonction du coefficient du bâtiment :</w:t>
      </w:r>
    </w:p>
    <w:tbl>
      <w:tblPr>
        <w:tblStyle w:val="TableauGrille3-Accentuation11"/>
        <w:tblW w:w="0" w:type="auto"/>
        <w:jc w:val="center"/>
        <w:tblLook w:val="04A0" w:firstRow="1" w:lastRow="0" w:firstColumn="1" w:lastColumn="0" w:noHBand="0" w:noVBand="1"/>
      </w:tblPr>
      <w:tblGrid>
        <w:gridCol w:w="1096"/>
        <w:gridCol w:w="1314"/>
      </w:tblGrid>
      <w:tr w:rsidR="0012684C" w14:paraId="273BF8EA" w14:textId="77777777" w:rsidTr="0069354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96" w:type="dxa"/>
          </w:tcPr>
          <w:p w14:paraId="1129B386" w14:textId="77777777" w:rsidR="0012684C" w:rsidRDefault="0012684C" w:rsidP="0012684C">
            <w:r>
              <w:t>Niveau</w:t>
            </w:r>
          </w:p>
        </w:tc>
        <w:tc>
          <w:tcPr>
            <w:tcW w:w="1314" w:type="dxa"/>
          </w:tcPr>
          <w:p w14:paraId="07D8E7A9"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Coefficient</w:t>
            </w:r>
          </w:p>
        </w:tc>
      </w:tr>
      <w:tr w:rsidR="0012684C" w14:paraId="7421A003" w14:textId="77777777" w:rsidTr="006935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6" w:type="dxa"/>
          </w:tcPr>
          <w:p w14:paraId="42C8FD87" w14:textId="77777777" w:rsidR="0012684C" w:rsidRDefault="0012684C" w:rsidP="0012684C">
            <w:r>
              <w:t>1</w:t>
            </w:r>
          </w:p>
        </w:tc>
        <w:tc>
          <w:tcPr>
            <w:tcW w:w="1314" w:type="dxa"/>
          </w:tcPr>
          <w:p w14:paraId="33B2F9B0"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0.2</w:t>
            </w:r>
          </w:p>
        </w:tc>
      </w:tr>
      <w:tr w:rsidR="0012684C" w14:paraId="43AF456A" w14:textId="77777777" w:rsidTr="0069354D">
        <w:trPr>
          <w:jc w:val="center"/>
        </w:trPr>
        <w:tc>
          <w:tcPr>
            <w:cnfStyle w:val="001000000000" w:firstRow="0" w:lastRow="0" w:firstColumn="1" w:lastColumn="0" w:oddVBand="0" w:evenVBand="0" w:oddHBand="0" w:evenHBand="0" w:firstRowFirstColumn="0" w:firstRowLastColumn="0" w:lastRowFirstColumn="0" w:lastRowLastColumn="0"/>
            <w:tcW w:w="1096" w:type="dxa"/>
          </w:tcPr>
          <w:p w14:paraId="49049371" w14:textId="77777777" w:rsidR="0012684C" w:rsidRDefault="0012684C" w:rsidP="0012684C">
            <w:r>
              <w:t>2</w:t>
            </w:r>
          </w:p>
        </w:tc>
        <w:tc>
          <w:tcPr>
            <w:tcW w:w="1314" w:type="dxa"/>
          </w:tcPr>
          <w:p w14:paraId="4F9935BC"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0.4</w:t>
            </w:r>
          </w:p>
        </w:tc>
      </w:tr>
      <w:tr w:rsidR="0012684C" w14:paraId="122AC2A0" w14:textId="77777777" w:rsidTr="006935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6" w:type="dxa"/>
          </w:tcPr>
          <w:p w14:paraId="3606BE5D" w14:textId="77777777" w:rsidR="0012684C" w:rsidRDefault="0012684C" w:rsidP="0012684C">
            <w:r>
              <w:t>3</w:t>
            </w:r>
          </w:p>
        </w:tc>
        <w:tc>
          <w:tcPr>
            <w:tcW w:w="1314" w:type="dxa"/>
          </w:tcPr>
          <w:p w14:paraId="3BC1BADF"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0.6</w:t>
            </w:r>
          </w:p>
        </w:tc>
      </w:tr>
      <w:tr w:rsidR="0012684C" w14:paraId="7C0F271C" w14:textId="77777777" w:rsidTr="0069354D">
        <w:trPr>
          <w:jc w:val="center"/>
        </w:trPr>
        <w:tc>
          <w:tcPr>
            <w:cnfStyle w:val="001000000000" w:firstRow="0" w:lastRow="0" w:firstColumn="1" w:lastColumn="0" w:oddVBand="0" w:evenVBand="0" w:oddHBand="0" w:evenHBand="0" w:firstRowFirstColumn="0" w:firstRowLastColumn="0" w:lastRowFirstColumn="0" w:lastRowLastColumn="0"/>
            <w:tcW w:w="1096" w:type="dxa"/>
          </w:tcPr>
          <w:p w14:paraId="0D791DCA" w14:textId="77777777" w:rsidR="0012684C" w:rsidRDefault="0012684C" w:rsidP="0012684C">
            <w:r>
              <w:t>4</w:t>
            </w:r>
          </w:p>
        </w:tc>
        <w:tc>
          <w:tcPr>
            <w:tcW w:w="1314" w:type="dxa"/>
          </w:tcPr>
          <w:p w14:paraId="7A78818E"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0.8</w:t>
            </w:r>
          </w:p>
        </w:tc>
      </w:tr>
      <w:tr w:rsidR="0012684C" w14:paraId="24822D8F" w14:textId="77777777" w:rsidTr="006935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6" w:type="dxa"/>
          </w:tcPr>
          <w:p w14:paraId="6C5C4731" w14:textId="77777777" w:rsidR="0012684C" w:rsidRDefault="0012684C" w:rsidP="0012684C">
            <w:r>
              <w:t>5</w:t>
            </w:r>
          </w:p>
        </w:tc>
        <w:tc>
          <w:tcPr>
            <w:tcW w:w="1314" w:type="dxa"/>
          </w:tcPr>
          <w:p w14:paraId="2B2423E7"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w:t>
            </w:r>
          </w:p>
        </w:tc>
      </w:tr>
    </w:tbl>
    <w:p w14:paraId="311A9C38" w14:textId="77777777" w:rsidR="0012684C" w:rsidRPr="00A720A5" w:rsidRDefault="0012684C" w:rsidP="0012684C"/>
    <w:p w14:paraId="64E7DEF1" w14:textId="77777777" w:rsidR="0012684C" w:rsidRDefault="0012684C" w:rsidP="007215FC">
      <w:pPr>
        <w:pStyle w:val="Titre2"/>
      </w:pPr>
      <w:bookmarkStart w:id="273" w:name="_Toc384287158"/>
      <w:bookmarkStart w:id="274" w:name="_Toc384985714"/>
      <w:r w:rsidRPr="007215FC">
        <w:t>Bibliothèque</w:t>
      </w:r>
      <w:bookmarkEnd w:id="273"/>
      <w:bookmarkEnd w:id="274"/>
    </w:p>
    <w:p w14:paraId="2E60B225" w14:textId="77777777" w:rsidR="003E27BA" w:rsidRDefault="00837922" w:rsidP="00557479">
      <w:pPr>
        <w:keepNext/>
        <w:jc w:val="center"/>
      </w:pPr>
      <w:r>
        <w:pict w14:anchorId="7CF2C9C9">
          <v:shape id="_x0000_i1062" type="#_x0000_t75" style="width:140.85pt;height:140.85pt">
            <v:imagedata r:id="rId50" o:title="Bibliotheque"/>
          </v:shape>
        </w:pict>
      </w:r>
    </w:p>
    <w:p w14:paraId="4E9F132D" w14:textId="77777777" w:rsidR="003E27BA" w:rsidRPr="00557479" w:rsidRDefault="003E27BA" w:rsidP="00557479">
      <w:pPr>
        <w:pStyle w:val="Lgende"/>
        <w:jc w:val="center"/>
      </w:pPr>
      <w:r>
        <w:t xml:space="preserve">Figure </w:t>
      </w:r>
      <w:fldSimple w:instr=" SEQ Figure \* ARABIC ">
        <w:r w:rsidR="007478A9">
          <w:rPr>
            <w:noProof/>
          </w:rPr>
          <w:t>37</w:t>
        </w:r>
      </w:fldSimple>
      <w:r>
        <w:t xml:space="preserve"> : Bibliothèque - Terre</w:t>
      </w:r>
    </w:p>
    <w:p w14:paraId="47AF881A" w14:textId="77777777" w:rsidR="006D49C5" w:rsidRDefault="006D49C5" w:rsidP="006D49C5">
      <w:pPr>
        <w:pStyle w:val="Titre3"/>
      </w:pPr>
      <w:r>
        <w:lastRenderedPageBreak/>
        <w:t>Description</w:t>
      </w:r>
    </w:p>
    <w:p w14:paraId="340536B8" w14:textId="77777777" w:rsidR="006D49C5" w:rsidRDefault="006D49C5" w:rsidP="006D49C5">
      <w:r w:rsidRPr="00A520ED">
        <w:rPr>
          <w:b/>
        </w:rPr>
        <w:t>La bibliothèque</w:t>
      </w:r>
      <w:r>
        <w:t xml:space="preserve"> permet aux joueurs de se documenter pour débloquer de nouvelles compétences. Il s’agit d’un apprentissage de manière autodidacte</w:t>
      </w:r>
      <w:r w:rsidR="00557479">
        <w:t>.</w:t>
      </w:r>
    </w:p>
    <w:p w14:paraId="4711128D" w14:textId="77777777" w:rsidR="006D49C5" w:rsidRDefault="006D49C5" w:rsidP="008C5E00">
      <w:pPr>
        <w:pStyle w:val="Titre3"/>
      </w:pPr>
      <w:r>
        <w:t>Compétence</w:t>
      </w:r>
    </w:p>
    <w:p w14:paraId="75017FAA" w14:textId="087F3A68" w:rsidR="006D49C5" w:rsidRPr="00906E93" w:rsidRDefault="006D49C5" w:rsidP="008C5E00">
      <w:pPr>
        <w:pStyle w:val="Paragraphedeliste"/>
        <w:numPr>
          <w:ilvl w:val="0"/>
          <w:numId w:val="37"/>
        </w:numPr>
        <w:rPr>
          <w:rFonts w:asciiTheme="majorHAnsi" w:eastAsiaTheme="majorEastAsia" w:hAnsiTheme="majorHAnsi" w:cstheme="majorBidi"/>
          <w:color w:val="5B9BD5" w:themeColor="accent1"/>
          <w:sz w:val="28"/>
          <w:szCs w:val="28"/>
        </w:rPr>
      </w:pPr>
      <w:r w:rsidRPr="00906E93">
        <w:t>Etudier</w:t>
      </w:r>
    </w:p>
    <w:p w14:paraId="558B91CB" w14:textId="77777777" w:rsidR="006D49C5" w:rsidRDefault="006D49C5" w:rsidP="006D49C5">
      <w:pPr>
        <w:pStyle w:val="Titre3"/>
      </w:pPr>
      <w:r>
        <w:t>Niveaux</w:t>
      </w:r>
    </w:p>
    <w:p w14:paraId="692C91C0" w14:textId="67814187" w:rsidR="00690F6F" w:rsidRDefault="006D49C5" w:rsidP="006D49C5">
      <w:r>
        <w:t xml:space="preserve">Augmenter le niveau de la bibliothèque permet </w:t>
      </w:r>
      <w:r w:rsidR="00690F6F">
        <w:t>d’augmenter les stocks d’éléments dans la bibliothèque et le nombre disponible à la consultation. Le tableau suivant donne l’évolution de ces nombres en fonction du niveau.</w:t>
      </w:r>
    </w:p>
    <w:tbl>
      <w:tblPr>
        <w:tblStyle w:val="TableauGrille3-Accentuation11"/>
        <w:tblW w:w="0" w:type="auto"/>
        <w:tblLook w:val="04A0" w:firstRow="1" w:lastRow="0" w:firstColumn="1" w:lastColumn="0" w:noHBand="0" w:noVBand="1"/>
      </w:tblPr>
      <w:tblGrid>
        <w:gridCol w:w="3020"/>
        <w:gridCol w:w="3021"/>
        <w:gridCol w:w="3021"/>
      </w:tblGrid>
      <w:tr w:rsidR="006D49C5" w14:paraId="25D1AA6D" w14:textId="77777777" w:rsidTr="008C5E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4DE8860E" w14:textId="77777777" w:rsidR="006D49C5" w:rsidRDefault="006D49C5" w:rsidP="006D49C5">
            <w:r>
              <w:t>Niveau</w:t>
            </w:r>
          </w:p>
        </w:tc>
        <w:tc>
          <w:tcPr>
            <w:tcW w:w="3021" w:type="dxa"/>
          </w:tcPr>
          <w:p w14:paraId="6C6BA1F9" w14:textId="64BBBFBE" w:rsidR="006D49C5" w:rsidRDefault="00690F6F" w:rsidP="006D49C5">
            <w:pPr>
              <w:cnfStyle w:val="100000000000" w:firstRow="1" w:lastRow="0" w:firstColumn="0" w:lastColumn="0" w:oddVBand="0" w:evenVBand="0" w:oddHBand="0" w:evenHBand="0" w:firstRowFirstColumn="0" w:firstRowLastColumn="0" w:lastRowFirstColumn="0" w:lastRowLastColumn="0"/>
            </w:pPr>
            <w:r>
              <w:t>Articles disponibles</w:t>
            </w:r>
          </w:p>
        </w:tc>
        <w:tc>
          <w:tcPr>
            <w:tcW w:w="3021" w:type="dxa"/>
          </w:tcPr>
          <w:p w14:paraId="7831B3F5" w14:textId="11B7C4DA" w:rsidR="006D49C5" w:rsidRDefault="00690F6F" w:rsidP="00690F6F">
            <w:pPr>
              <w:cnfStyle w:val="100000000000" w:firstRow="1" w:lastRow="0" w:firstColumn="0" w:lastColumn="0" w:oddVBand="0" w:evenVBand="0" w:oddHBand="0" w:evenHBand="0" w:firstRowFirstColumn="0" w:firstRowLastColumn="0" w:lastRowFirstColumn="0" w:lastRowLastColumn="0"/>
            </w:pPr>
            <w:r>
              <w:t>Articles stockables</w:t>
            </w:r>
          </w:p>
        </w:tc>
      </w:tr>
      <w:tr w:rsidR="006D49C5" w14:paraId="6AABE17F" w14:textId="77777777" w:rsidTr="008C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3EB24" w14:textId="77777777" w:rsidR="006D49C5" w:rsidRDefault="006D49C5" w:rsidP="006D49C5">
            <w:r>
              <w:t>1</w:t>
            </w:r>
          </w:p>
        </w:tc>
        <w:tc>
          <w:tcPr>
            <w:tcW w:w="3021" w:type="dxa"/>
          </w:tcPr>
          <w:p w14:paraId="1AE0B23A" w14:textId="52079717" w:rsidR="006D49C5" w:rsidRDefault="00690F6F" w:rsidP="006D49C5">
            <w:pPr>
              <w:cnfStyle w:val="000000100000" w:firstRow="0" w:lastRow="0" w:firstColumn="0" w:lastColumn="0" w:oddVBand="0" w:evenVBand="0" w:oddHBand="1" w:evenHBand="0" w:firstRowFirstColumn="0" w:firstRowLastColumn="0" w:lastRowFirstColumn="0" w:lastRowLastColumn="0"/>
            </w:pPr>
            <w:r>
              <w:t>10</w:t>
            </w:r>
          </w:p>
        </w:tc>
        <w:tc>
          <w:tcPr>
            <w:tcW w:w="3021" w:type="dxa"/>
          </w:tcPr>
          <w:p w14:paraId="39220F25" w14:textId="083C3A88" w:rsidR="006D49C5" w:rsidRDefault="00690F6F" w:rsidP="006D49C5">
            <w:pPr>
              <w:cnfStyle w:val="000000100000" w:firstRow="0" w:lastRow="0" w:firstColumn="0" w:lastColumn="0" w:oddVBand="0" w:evenVBand="0" w:oddHBand="1" w:evenHBand="0" w:firstRowFirstColumn="0" w:firstRowLastColumn="0" w:lastRowFirstColumn="0" w:lastRowLastColumn="0"/>
            </w:pPr>
            <w:r>
              <w:t>50</w:t>
            </w:r>
          </w:p>
        </w:tc>
      </w:tr>
      <w:tr w:rsidR="006D49C5" w14:paraId="76EC53DD" w14:textId="77777777" w:rsidTr="008C5E00">
        <w:tc>
          <w:tcPr>
            <w:cnfStyle w:val="001000000000" w:firstRow="0" w:lastRow="0" w:firstColumn="1" w:lastColumn="0" w:oddVBand="0" w:evenVBand="0" w:oddHBand="0" w:evenHBand="0" w:firstRowFirstColumn="0" w:firstRowLastColumn="0" w:lastRowFirstColumn="0" w:lastRowLastColumn="0"/>
            <w:tcW w:w="3020" w:type="dxa"/>
          </w:tcPr>
          <w:p w14:paraId="5EF6A3EB" w14:textId="77777777" w:rsidR="006D49C5" w:rsidRDefault="006D49C5" w:rsidP="006D49C5">
            <w:r>
              <w:t>2</w:t>
            </w:r>
          </w:p>
        </w:tc>
        <w:tc>
          <w:tcPr>
            <w:tcW w:w="3021" w:type="dxa"/>
          </w:tcPr>
          <w:p w14:paraId="36FB65F5" w14:textId="099E1979" w:rsidR="006D49C5" w:rsidRDefault="00690F6F" w:rsidP="006D49C5">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65833DF2" w14:textId="1143F4ED" w:rsidR="006D49C5" w:rsidRDefault="00690F6F" w:rsidP="006D49C5">
            <w:pPr>
              <w:cnfStyle w:val="000000000000" w:firstRow="0" w:lastRow="0" w:firstColumn="0" w:lastColumn="0" w:oddVBand="0" w:evenVBand="0" w:oddHBand="0" w:evenHBand="0" w:firstRowFirstColumn="0" w:firstRowLastColumn="0" w:lastRowFirstColumn="0" w:lastRowLastColumn="0"/>
            </w:pPr>
            <w:r>
              <w:t>150</w:t>
            </w:r>
          </w:p>
        </w:tc>
      </w:tr>
      <w:tr w:rsidR="006D49C5" w14:paraId="0E8B5CBC" w14:textId="77777777" w:rsidTr="008C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5A3527" w14:textId="77777777" w:rsidR="006D49C5" w:rsidRDefault="006D49C5" w:rsidP="006D49C5">
            <w:r>
              <w:t>3</w:t>
            </w:r>
          </w:p>
        </w:tc>
        <w:tc>
          <w:tcPr>
            <w:tcW w:w="3021" w:type="dxa"/>
          </w:tcPr>
          <w:p w14:paraId="16B5FA5A" w14:textId="7717E3E3" w:rsidR="006D49C5" w:rsidRDefault="00690F6F" w:rsidP="006D49C5">
            <w:pPr>
              <w:cnfStyle w:val="000000100000" w:firstRow="0" w:lastRow="0" w:firstColumn="0" w:lastColumn="0" w:oddVBand="0" w:evenVBand="0" w:oddHBand="1" w:evenHBand="0" w:firstRowFirstColumn="0" w:firstRowLastColumn="0" w:lastRowFirstColumn="0" w:lastRowLastColumn="0"/>
            </w:pPr>
            <w:r>
              <w:t>60</w:t>
            </w:r>
          </w:p>
        </w:tc>
        <w:tc>
          <w:tcPr>
            <w:tcW w:w="3021" w:type="dxa"/>
          </w:tcPr>
          <w:p w14:paraId="5E5218B9" w14:textId="6A8E79B7" w:rsidR="006D49C5" w:rsidRDefault="00690F6F" w:rsidP="006D49C5">
            <w:pPr>
              <w:cnfStyle w:val="000000100000" w:firstRow="0" w:lastRow="0" w:firstColumn="0" w:lastColumn="0" w:oddVBand="0" w:evenVBand="0" w:oddHBand="1" w:evenHBand="0" w:firstRowFirstColumn="0" w:firstRowLastColumn="0" w:lastRowFirstColumn="0" w:lastRowLastColumn="0"/>
            </w:pPr>
            <w:r>
              <w:t>300</w:t>
            </w:r>
          </w:p>
        </w:tc>
      </w:tr>
      <w:tr w:rsidR="006D49C5" w14:paraId="2F04F294" w14:textId="77777777" w:rsidTr="008C5E00">
        <w:tc>
          <w:tcPr>
            <w:cnfStyle w:val="001000000000" w:firstRow="0" w:lastRow="0" w:firstColumn="1" w:lastColumn="0" w:oddVBand="0" w:evenVBand="0" w:oddHBand="0" w:evenHBand="0" w:firstRowFirstColumn="0" w:firstRowLastColumn="0" w:lastRowFirstColumn="0" w:lastRowLastColumn="0"/>
            <w:tcW w:w="3020" w:type="dxa"/>
          </w:tcPr>
          <w:p w14:paraId="13713E83" w14:textId="77777777" w:rsidR="006D49C5" w:rsidRDefault="006D49C5" w:rsidP="006D49C5">
            <w:r>
              <w:t>4</w:t>
            </w:r>
          </w:p>
        </w:tc>
        <w:tc>
          <w:tcPr>
            <w:tcW w:w="3021" w:type="dxa"/>
          </w:tcPr>
          <w:p w14:paraId="7A77F37D" w14:textId="76E0643A" w:rsidR="006D49C5" w:rsidRDefault="00690F6F" w:rsidP="006D49C5">
            <w:pPr>
              <w:cnfStyle w:val="000000000000" w:firstRow="0" w:lastRow="0" w:firstColumn="0" w:lastColumn="0" w:oddVBand="0" w:evenVBand="0" w:oddHBand="0" w:evenHBand="0" w:firstRowFirstColumn="0" w:firstRowLastColumn="0" w:lastRowFirstColumn="0" w:lastRowLastColumn="0"/>
            </w:pPr>
            <w:r>
              <w:t>100</w:t>
            </w:r>
          </w:p>
        </w:tc>
        <w:tc>
          <w:tcPr>
            <w:tcW w:w="3021" w:type="dxa"/>
          </w:tcPr>
          <w:p w14:paraId="66C502AF" w14:textId="197203DA" w:rsidR="006D49C5" w:rsidRDefault="00690F6F" w:rsidP="006D49C5">
            <w:pPr>
              <w:cnfStyle w:val="000000000000" w:firstRow="0" w:lastRow="0" w:firstColumn="0" w:lastColumn="0" w:oddVBand="0" w:evenVBand="0" w:oddHBand="0" w:evenHBand="0" w:firstRowFirstColumn="0" w:firstRowLastColumn="0" w:lastRowFirstColumn="0" w:lastRowLastColumn="0"/>
            </w:pPr>
            <w:r>
              <w:t>500</w:t>
            </w:r>
          </w:p>
        </w:tc>
      </w:tr>
      <w:tr w:rsidR="006D49C5" w14:paraId="1BC9CF22" w14:textId="77777777" w:rsidTr="008C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DAED08" w14:textId="77777777" w:rsidR="006D49C5" w:rsidRDefault="006D49C5" w:rsidP="006D49C5">
            <w:r>
              <w:t>5</w:t>
            </w:r>
          </w:p>
        </w:tc>
        <w:tc>
          <w:tcPr>
            <w:tcW w:w="3021" w:type="dxa"/>
          </w:tcPr>
          <w:p w14:paraId="48C440DE" w14:textId="460A828F" w:rsidR="006D49C5" w:rsidRDefault="00690F6F" w:rsidP="006D49C5">
            <w:pPr>
              <w:cnfStyle w:val="000000100000" w:firstRow="0" w:lastRow="0" w:firstColumn="0" w:lastColumn="0" w:oddVBand="0" w:evenVBand="0" w:oddHBand="1" w:evenHBand="0" w:firstRowFirstColumn="0" w:firstRowLastColumn="0" w:lastRowFirstColumn="0" w:lastRowLastColumn="0"/>
            </w:pPr>
            <w:r>
              <w:t>150</w:t>
            </w:r>
          </w:p>
        </w:tc>
        <w:tc>
          <w:tcPr>
            <w:tcW w:w="3021" w:type="dxa"/>
          </w:tcPr>
          <w:p w14:paraId="2BF97352" w14:textId="1C3F82EA" w:rsidR="006D49C5" w:rsidRDefault="00690F6F" w:rsidP="006D49C5">
            <w:pPr>
              <w:cnfStyle w:val="000000100000" w:firstRow="0" w:lastRow="0" w:firstColumn="0" w:lastColumn="0" w:oddVBand="0" w:evenVBand="0" w:oddHBand="1" w:evenHBand="0" w:firstRowFirstColumn="0" w:firstRowLastColumn="0" w:lastRowFirstColumn="0" w:lastRowLastColumn="0"/>
            </w:pPr>
            <w:r>
              <w:t>750</w:t>
            </w:r>
          </w:p>
        </w:tc>
      </w:tr>
    </w:tbl>
    <w:p w14:paraId="281C03A0" w14:textId="77777777" w:rsidR="0012684C" w:rsidRDefault="007E756E" w:rsidP="007215FC">
      <w:pPr>
        <w:pStyle w:val="Titre2"/>
      </w:pPr>
      <w:bookmarkStart w:id="275" w:name="_Toc384985715"/>
      <w:r>
        <w:t>Académie</w:t>
      </w:r>
      <w:bookmarkEnd w:id="275"/>
    </w:p>
    <w:p w14:paraId="55C3D469" w14:textId="77777777" w:rsidR="00B62B87" w:rsidRDefault="00837922" w:rsidP="00B62B87">
      <w:pPr>
        <w:keepNext/>
        <w:jc w:val="center"/>
      </w:pPr>
      <w:r>
        <w:pict w14:anchorId="09341816">
          <v:shape id="_x0000_i1063" type="#_x0000_t75" style="width:140.85pt;height:140.85pt">
            <v:imagedata r:id="rId51" o:title="Academie"/>
          </v:shape>
        </w:pict>
      </w:r>
    </w:p>
    <w:p w14:paraId="54B89E54" w14:textId="77777777" w:rsidR="00B62B87" w:rsidRPr="00B62B87" w:rsidRDefault="00B62B87" w:rsidP="00B62B87">
      <w:pPr>
        <w:pStyle w:val="Lgende"/>
        <w:jc w:val="center"/>
      </w:pPr>
      <w:r>
        <w:t xml:space="preserve">Figure </w:t>
      </w:r>
      <w:fldSimple w:instr=" SEQ Figure \* ARABIC ">
        <w:r w:rsidR="007478A9">
          <w:rPr>
            <w:noProof/>
          </w:rPr>
          <w:t>38</w:t>
        </w:r>
      </w:fldSimple>
      <w:r>
        <w:t>: Académie - Terre</w:t>
      </w:r>
    </w:p>
    <w:p w14:paraId="499EE2B8" w14:textId="77777777" w:rsidR="007E756E" w:rsidRDefault="007E756E" w:rsidP="008C5E00">
      <w:pPr>
        <w:pStyle w:val="Titre3"/>
      </w:pPr>
      <w:r>
        <w:t>Description</w:t>
      </w:r>
    </w:p>
    <w:p w14:paraId="6F6C7D64" w14:textId="77777777" w:rsidR="007E756E" w:rsidRDefault="007E756E" w:rsidP="008C5E00">
      <w:r w:rsidRPr="00A520ED">
        <w:rPr>
          <w:b/>
        </w:rPr>
        <w:t xml:space="preserve">L’académie </w:t>
      </w:r>
      <w:r>
        <w:t>est un lieu de partage du savoir qui permet à des enseignants d’apprendre à des élèves. Le système fonctionne comme le marché ou l’hôpital, par offre et demande.</w:t>
      </w:r>
    </w:p>
    <w:p w14:paraId="30134949" w14:textId="77777777" w:rsidR="007E756E" w:rsidRDefault="007E756E" w:rsidP="008C5E00">
      <w:pPr>
        <w:pStyle w:val="Titre3"/>
      </w:pPr>
      <w:r>
        <w:t>Fonctionnalité</w:t>
      </w:r>
    </w:p>
    <w:p w14:paraId="6EEF34FB" w14:textId="77777777" w:rsidR="007E756E" w:rsidRDefault="007E756E" w:rsidP="008C5E00">
      <w:pPr>
        <w:pStyle w:val="Paragraphedeliste"/>
        <w:numPr>
          <w:ilvl w:val="0"/>
          <w:numId w:val="37"/>
        </w:numPr>
      </w:pPr>
      <w:r w:rsidRPr="008C5E00">
        <w:rPr>
          <w:b/>
        </w:rPr>
        <w:t>Demander un enseignement.</w:t>
      </w:r>
      <w:r>
        <w:t xml:space="preserve"> Crée une demande, avec la compétence et le prix offert.</w:t>
      </w:r>
    </w:p>
    <w:p w14:paraId="69D07B9D" w14:textId="77777777" w:rsidR="007E756E" w:rsidRDefault="007E756E" w:rsidP="008C5E00">
      <w:pPr>
        <w:pStyle w:val="Paragraphedeliste"/>
        <w:numPr>
          <w:ilvl w:val="0"/>
          <w:numId w:val="37"/>
        </w:numPr>
      </w:pPr>
      <w:r w:rsidRPr="008C5E00">
        <w:rPr>
          <w:b/>
        </w:rPr>
        <w:t>Enseigner.</w:t>
      </w:r>
      <w:r>
        <w:t xml:space="preserve"> Honore une demande.</w:t>
      </w:r>
    </w:p>
    <w:p w14:paraId="7E232EBE" w14:textId="77777777" w:rsidR="007E756E" w:rsidRDefault="007E756E" w:rsidP="008C5E00">
      <w:pPr>
        <w:pStyle w:val="Paragraphedeliste"/>
        <w:numPr>
          <w:ilvl w:val="0"/>
          <w:numId w:val="37"/>
        </w:numPr>
      </w:pPr>
      <w:r w:rsidRPr="008C5E00">
        <w:rPr>
          <w:b/>
        </w:rPr>
        <w:t>Offrir un enseignement.</w:t>
      </w:r>
      <w:r>
        <w:t xml:space="preserve"> Crée une offre, avec la compétence et le prix. L’énergie est dépensée à l’avance.</w:t>
      </w:r>
    </w:p>
    <w:p w14:paraId="26C520C4" w14:textId="77777777" w:rsidR="007E756E" w:rsidRDefault="007E756E" w:rsidP="008C5E00">
      <w:pPr>
        <w:pStyle w:val="Paragraphedeliste"/>
        <w:numPr>
          <w:ilvl w:val="0"/>
          <w:numId w:val="37"/>
        </w:numPr>
      </w:pPr>
      <w:r w:rsidRPr="008C5E00">
        <w:rPr>
          <w:b/>
        </w:rPr>
        <w:t>Suivre l’enseignement.</w:t>
      </w:r>
      <w:r>
        <w:t xml:space="preserve"> Honore une offre.</w:t>
      </w:r>
    </w:p>
    <w:p w14:paraId="7386CED9" w14:textId="77777777" w:rsidR="007E756E" w:rsidRDefault="007E756E" w:rsidP="008C5E00">
      <w:r>
        <w:t>Deux taxes sont configurables, l’une pour la création d’offre ou de demande, l’autre pour la transaction.</w:t>
      </w:r>
    </w:p>
    <w:p w14:paraId="15BA5E42" w14:textId="77777777" w:rsidR="007E756E" w:rsidRPr="008C5E00" w:rsidRDefault="007E756E" w:rsidP="008C5E00">
      <w:r>
        <w:t>Si le personnage quitte la ville, ses offres/demandes sont supprimées. L’énergie dépensée en avance est remboursée.</w:t>
      </w:r>
    </w:p>
    <w:p w14:paraId="29BED488" w14:textId="77777777" w:rsidR="007E756E" w:rsidRDefault="007E756E" w:rsidP="008C5E00">
      <w:pPr>
        <w:pStyle w:val="Titre3"/>
      </w:pPr>
      <w:r>
        <w:lastRenderedPageBreak/>
        <w:t>Compétence</w:t>
      </w:r>
    </w:p>
    <w:p w14:paraId="18EC34FC" w14:textId="4A69C0B6" w:rsidR="007E756E" w:rsidRPr="00581ED6" w:rsidRDefault="007E756E" w:rsidP="008C5E00">
      <w:pPr>
        <w:pStyle w:val="Paragraphedeliste"/>
        <w:numPr>
          <w:ilvl w:val="0"/>
          <w:numId w:val="37"/>
        </w:numPr>
      </w:pPr>
      <w:r w:rsidRPr="00906E93">
        <w:t>Enseigner</w:t>
      </w:r>
    </w:p>
    <w:p w14:paraId="38B95747" w14:textId="77777777" w:rsidR="007E756E" w:rsidRPr="008C5E00" w:rsidRDefault="007E756E" w:rsidP="008C5E00">
      <w:pPr>
        <w:pStyle w:val="Citation"/>
      </w:pPr>
      <w:r>
        <w:t>Cette compétence n’est qu’indirectement utilisée. Il faut « enseigner » ou attendre que quelqu’un « suive un cours ».</w:t>
      </w:r>
      <w:r w:rsidR="00985BAC">
        <w:t xml:space="preserve"> Il s’agit d’une compétence de base, tout personnage dispose de cette compétence.</w:t>
      </w:r>
    </w:p>
    <w:p w14:paraId="39560D52" w14:textId="77777777" w:rsidR="007E756E" w:rsidRDefault="007E756E" w:rsidP="008C5E00">
      <w:pPr>
        <w:pStyle w:val="Titre3"/>
      </w:pPr>
      <w:r>
        <w:t>Niveaux</w:t>
      </w:r>
    </w:p>
    <w:p w14:paraId="3549C40D" w14:textId="77777777" w:rsidR="007E756E" w:rsidRPr="008C5E00" w:rsidRDefault="007E756E" w:rsidP="008C5E00">
      <w:r>
        <w:t>Augmenter le niveau de l’académie permet d’augmenter le nombre d’offre et demande ainsi que le niveau des apprentissages.</w:t>
      </w:r>
    </w:p>
    <w:tbl>
      <w:tblPr>
        <w:tblStyle w:val="TableauGrille3-Accentuation11"/>
        <w:tblW w:w="0" w:type="auto"/>
        <w:jc w:val="center"/>
        <w:tblLook w:val="04A0" w:firstRow="1" w:lastRow="0" w:firstColumn="1" w:lastColumn="0" w:noHBand="0" w:noVBand="1"/>
      </w:tblPr>
      <w:tblGrid>
        <w:gridCol w:w="1128"/>
        <w:gridCol w:w="1849"/>
        <w:gridCol w:w="1849"/>
      </w:tblGrid>
      <w:tr w:rsidR="007E756E" w14:paraId="57F2441C" w14:textId="77777777" w:rsidTr="008C5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28" w:type="dxa"/>
          </w:tcPr>
          <w:p w14:paraId="69F30894" w14:textId="77777777" w:rsidR="007E756E" w:rsidRDefault="007E756E" w:rsidP="008C5E00">
            <w:r>
              <w:t>Niveau</w:t>
            </w:r>
          </w:p>
        </w:tc>
        <w:tc>
          <w:tcPr>
            <w:tcW w:w="1849" w:type="dxa"/>
          </w:tcPr>
          <w:p w14:paraId="2B9CF826" w14:textId="77777777" w:rsidR="007E756E" w:rsidRDefault="007E756E" w:rsidP="008C5E00">
            <w:pPr>
              <w:cnfStyle w:val="100000000000" w:firstRow="1" w:lastRow="0" w:firstColumn="0" w:lastColumn="0" w:oddVBand="0" w:evenVBand="0" w:oddHBand="0" w:evenHBand="0" w:firstRowFirstColumn="0" w:firstRowLastColumn="0" w:lastRowFirstColumn="0" w:lastRowLastColumn="0"/>
            </w:pPr>
            <w:r>
              <w:t>Nombre d’offre et de demandes</w:t>
            </w:r>
          </w:p>
        </w:tc>
        <w:tc>
          <w:tcPr>
            <w:tcW w:w="1849" w:type="dxa"/>
          </w:tcPr>
          <w:p w14:paraId="3FE8903D" w14:textId="77777777" w:rsidR="007E756E" w:rsidRDefault="007E756E" w:rsidP="008C5E00">
            <w:pPr>
              <w:cnfStyle w:val="100000000000" w:firstRow="1" w:lastRow="0" w:firstColumn="0" w:lastColumn="0" w:oddVBand="0" w:evenVBand="0" w:oddHBand="0" w:evenHBand="0" w:firstRowFirstColumn="0" w:firstRowLastColumn="0" w:lastRowFirstColumn="0" w:lastRowLastColumn="0"/>
            </w:pPr>
            <w:r>
              <w:t>Niveau des compétences</w:t>
            </w:r>
          </w:p>
        </w:tc>
      </w:tr>
      <w:tr w:rsidR="007E756E" w14:paraId="3F98EFFE" w14:textId="77777777" w:rsidTr="008C5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042BB8BF" w14:textId="77777777" w:rsidR="007E756E" w:rsidRDefault="007E756E" w:rsidP="008C5E00">
            <w:r>
              <w:t>1</w:t>
            </w:r>
          </w:p>
        </w:tc>
        <w:tc>
          <w:tcPr>
            <w:tcW w:w="1849" w:type="dxa"/>
          </w:tcPr>
          <w:p w14:paraId="1C5B314F"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10</w:t>
            </w:r>
          </w:p>
        </w:tc>
        <w:tc>
          <w:tcPr>
            <w:tcW w:w="1849" w:type="dxa"/>
          </w:tcPr>
          <w:p w14:paraId="717F66D5"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1</w:t>
            </w:r>
          </w:p>
        </w:tc>
      </w:tr>
      <w:tr w:rsidR="007E756E" w14:paraId="40A3A550" w14:textId="77777777" w:rsidTr="008C5E00">
        <w:trPr>
          <w:jc w:val="center"/>
        </w:trPr>
        <w:tc>
          <w:tcPr>
            <w:cnfStyle w:val="001000000000" w:firstRow="0" w:lastRow="0" w:firstColumn="1" w:lastColumn="0" w:oddVBand="0" w:evenVBand="0" w:oddHBand="0" w:evenHBand="0" w:firstRowFirstColumn="0" w:firstRowLastColumn="0" w:lastRowFirstColumn="0" w:lastRowLastColumn="0"/>
            <w:tcW w:w="1128" w:type="dxa"/>
          </w:tcPr>
          <w:p w14:paraId="693BAB6D" w14:textId="77777777" w:rsidR="007E756E" w:rsidRDefault="007E756E" w:rsidP="008C5E00">
            <w:r>
              <w:t>2</w:t>
            </w:r>
          </w:p>
        </w:tc>
        <w:tc>
          <w:tcPr>
            <w:tcW w:w="1849" w:type="dxa"/>
          </w:tcPr>
          <w:p w14:paraId="312C71BB" w14:textId="77777777" w:rsidR="007E756E" w:rsidRDefault="007E756E" w:rsidP="008C5E00">
            <w:pPr>
              <w:cnfStyle w:val="000000000000" w:firstRow="0" w:lastRow="0" w:firstColumn="0" w:lastColumn="0" w:oddVBand="0" w:evenVBand="0" w:oddHBand="0" w:evenHBand="0" w:firstRowFirstColumn="0" w:firstRowLastColumn="0" w:lastRowFirstColumn="0" w:lastRowLastColumn="0"/>
            </w:pPr>
            <w:r>
              <w:t>30</w:t>
            </w:r>
          </w:p>
        </w:tc>
        <w:tc>
          <w:tcPr>
            <w:tcW w:w="1849" w:type="dxa"/>
          </w:tcPr>
          <w:p w14:paraId="1113D373" w14:textId="77777777" w:rsidR="007E756E" w:rsidRDefault="007E756E" w:rsidP="008C5E00">
            <w:pPr>
              <w:cnfStyle w:val="000000000000" w:firstRow="0" w:lastRow="0" w:firstColumn="0" w:lastColumn="0" w:oddVBand="0" w:evenVBand="0" w:oddHBand="0" w:evenHBand="0" w:firstRowFirstColumn="0" w:firstRowLastColumn="0" w:lastRowFirstColumn="0" w:lastRowLastColumn="0"/>
            </w:pPr>
            <w:r>
              <w:t>2</w:t>
            </w:r>
          </w:p>
        </w:tc>
      </w:tr>
      <w:tr w:rsidR="007E756E" w14:paraId="6C3F39EE" w14:textId="77777777" w:rsidTr="008C5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6109D34A" w14:textId="77777777" w:rsidR="007E756E" w:rsidRDefault="007E756E" w:rsidP="008C5E00">
            <w:r>
              <w:t>3</w:t>
            </w:r>
          </w:p>
        </w:tc>
        <w:tc>
          <w:tcPr>
            <w:tcW w:w="1849" w:type="dxa"/>
          </w:tcPr>
          <w:p w14:paraId="50FBA6EE"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60</w:t>
            </w:r>
          </w:p>
        </w:tc>
        <w:tc>
          <w:tcPr>
            <w:tcW w:w="1849" w:type="dxa"/>
          </w:tcPr>
          <w:p w14:paraId="613FEBA0"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3</w:t>
            </w:r>
          </w:p>
        </w:tc>
      </w:tr>
      <w:tr w:rsidR="007E756E" w14:paraId="4682F28F" w14:textId="77777777" w:rsidTr="008C5E00">
        <w:trPr>
          <w:jc w:val="center"/>
        </w:trPr>
        <w:tc>
          <w:tcPr>
            <w:cnfStyle w:val="001000000000" w:firstRow="0" w:lastRow="0" w:firstColumn="1" w:lastColumn="0" w:oddVBand="0" w:evenVBand="0" w:oddHBand="0" w:evenHBand="0" w:firstRowFirstColumn="0" w:firstRowLastColumn="0" w:lastRowFirstColumn="0" w:lastRowLastColumn="0"/>
            <w:tcW w:w="1128" w:type="dxa"/>
          </w:tcPr>
          <w:p w14:paraId="509E5360" w14:textId="77777777" w:rsidR="007E756E" w:rsidRDefault="007E756E" w:rsidP="008C5E00">
            <w:r>
              <w:t>4</w:t>
            </w:r>
          </w:p>
        </w:tc>
        <w:tc>
          <w:tcPr>
            <w:tcW w:w="1849" w:type="dxa"/>
          </w:tcPr>
          <w:p w14:paraId="64F163B6" w14:textId="77777777" w:rsidR="007E756E" w:rsidRDefault="007E756E" w:rsidP="008C5E00">
            <w:pPr>
              <w:cnfStyle w:val="000000000000" w:firstRow="0" w:lastRow="0" w:firstColumn="0" w:lastColumn="0" w:oddVBand="0" w:evenVBand="0" w:oddHBand="0" w:evenHBand="0" w:firstRowFirstColumn="0" w:firstRowLastColumn="0" w:lastRowFirstColumn="0" w:lastRowLastColumn="0"/>
            </w:pPr>
            <w:r>
              <w:t>100</w:t>
            </w:r>
          </w:p>
        </w:tc>
        <w:tc>
          <w:tcPr>
            <w:tcW w:w="1849" w:type="dxa"/>
          </w:tcPr>
          <w:p w14:paraId="1B8B3528" w14:textId="77777777" w:rsidR="007E756E" w:rsidRDefault="007E756E" w:rsidP="008C5E00">
            <w:pPr>
              <w:cnfStyle w:val="000000000000" w:firstRow="0" w:lastRow="0" w:firstColumn="0" w:lastColumn="0" w:oddVBand="0" w:evenVBand="0" w:oddHBand="0" w:evenHBand="0" w:firstRowFirstColumn="0" w:firstRowLastColumn="0" w:lastRowFirstColumn="0" w:lastRowLastColumn="0"/>
            </w:pPr>
            <w:r>
              <w:t>4</w:t>
            </w:r>
          </w:p>
        </w:tc>
      </w:tr>
      <w:tr w:rsidR="007E756E" w14:paraId="4A7D751E" w14:textId="77777777" w:rsidTr="008C5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8" w:type="dxa"/>
          </w:tcPr>
          <w:p w14:paraId="28A0262D" w14:textId="77777777" w:rsidR="007E756E" w:rsidRDefault="007E756E" w:rsidP="008C5E00">
            <w:r>
              <w:t>5</w:t>
            </w:r>
          </w:p>
        </w:tc>
        <w:tc>
          <w:tcPr>
            <w:tcW w:w="1849" w:type="dxa"/>
          </w:tcPr>
          <w:p w14:paraId="22E5581A"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150</w:t>
            </w:r>
          </w:p>
        </w:tc>
        <w:tc>
          <w:tcPr>
            <w:tcW w:w="1849" w:type="dxa"/>
          </w:tcPr>
          <w:p w14:paraId="5371A96C" w14:textId="77777777" w:rsidR="007E756E" w:rsidRDefault="007E756E" w:rsidP="008C5E00">
            <w:pPr>
              <w:cnfStyle w:val="000000100000" w:firstRow="0" w:lastRow="0" w:firstColumn="0" w:lastColumn="0" w:oddVBand="0" w:evenVBand="0" w:oddHBand="1" w:evenHBand="0" w:firstRowFirstColumn="0" w:firstRowLastColumn="0" w:lastRowFirstColumn="0" w:lastRowLastColumn="0"/>
            </w:pPr>
            <w:r>
              <w:t>5</w:t>
            </w:r>
          </w:p>
        </w:tc>
      </w:tr>
    </w:tbl>
    <w:p w14:paraId="4A02D46B" w14:textId="77777777" w:rsidR="007E756E" w:rsidRDefault="007E756E" w:rsidP="008C5E00"/>
    <w:p w14:paraId="699BE283" w14:textId="77777777" w:rsidR="0012684C" w:rsidRDefault="0012684C" w:rsidP="007215FC">
      <w:pPr>
        <w:pStyle w:val="Titre1"/>
      </w:pPr>
      <w:bookmarkStart w:id="276" w:name="_Toc384287162"/>
      <w:bookmarkStart w:id="277" w:name="_Toc384985716"/>
      <w:r>
        <w:lastRenderedPageBreak/>
        <w:t xml:space="preserve">Secteur des </w:t>
      </w:r>
      <w:r w:rsidRPr="007215FC">
        <w:t>transports</w:t>
      </w:r>
      <w:r>
        <w:t xml:space="preserve"> et communications</w:t>
      </w:r>
      <w:bookmarkEnd w:id="276"/>
      <w:bookmarkEnd w:id="277"/>
    </w:p>
    <w:p w14:paraId="1C4DAD09" w14:textId="77777777" w:rsidR="0012684C" w:rsidRDefault="0012684C" w:rsidP="007215FC">
      <w:pPr>
        <w:pStyle w:val="Titre2"/>
      </w:pPr>
      <w:bookmarkStart w:id="278" w:name="_Toc384287163"/>
      <w:bookmarkStart w:id="279" w:name="_Toc384985717"/>
      <w:r w:rsidRPr="007215FC">
        <w:t>Routes</w:t>
      </w:r>
      <w:bookmarkEnd w:id="278"/>
      <w:bookmarkEnd w:id="279"/>
    </w:p>
    <w:p w14:paraId="6AF3E5E5" w14:textId="77777777" w:rsidR="009B0E52" w:rsidRPr="009B0E52" w:rsidRDefault="009B0E52" w:rsidP="00557479">
      <w:pPr>
        <w:pStyle w:val="Citation"/>
      </w:pPr>
      <w:commentRangeStart w:id="280"/>
      <w:commentRangeStart w:id="281"/>
      <w:r w:rsidRPr="009B0E52">
        <w:rPr>
          <w:highlight w:val="yellow"/>
        </w:rPr>
        <w:t>Dessin</w:t>
      </w:r>
      <w:commentRangeEnd w:id="280"/>
      <w:r>
        <w:rPr>
          <w:rStyle w:val="Marquedecommentaire"/>
          <w:i w:val="0"/>
          <w:iCs w:val="0"/>
          <w:color w:val="auto"/>
        </w:rPr>
        <w:commentReference w:id="280"/>
      </w:r>
      <w:commentRangeEnd w:id="281"/>
      <w:r w:rsidR="005731B2">
        <w:rPr>
          <w:rStyle w:val="Marquedecommentaire"/>
          <w:i w:val="0"/>
          <w:iCs w:val="0"/>
          <w:color w:val="auto"/>
        </w:rPr>
        <w:commentReference w:id="281"/>
      </w:r>
      <w:r>
        <w:t xml:space="preserve"> </w:t>
      </w:r>
    </w:p>
    <w:p w14:paraId="29C761CD" w14:textId="77777777" w:rsidR="0012684C" w:rsidRDefault="0012684C" w:rsidP="007215FC">
      <w:pPr>
        <w:pStyle w:val="Titre3"/>
      </w:pPr>
      <w:r w:rsidRPr="007215FC">
        <w:t>Description</w:t>
      </w:r>
    </w:p>
    <w:p w14:paraId="60FFC69E" w14:textId="77777777" w:rsidR="0012684C" w:rsidRDefault="0012684C" w:rsidP="0012684C">
      <w:r>
        <w:t>Les routes sont des aménagements qui permettent aux personnages de se déplacer plus efficacement. Construire une route réduit ainsi les distance entre les zones de la Lune.</w:t>
      </w:r>
    </w:p>
    <w:p w14:paraId="4F7390BC" w14:textId="77777777" w:rsidR="0012684C" w:rsidRDefault="0012684C" w:rsidP="0012684C">
      <w:r>
        <w:t>Les routes peuvent être construites par la cité (et sont construite dans la cité) ou par la préfecture (et sont alors construite sur une case dans sa zone d’autorité).</w:t>
      </w:r>
    </w:p>
    <w:p w14:paraId="1F84675F" w14:textId="77777777" w:rsidR="0012684C" w:rsidRDefault="0012684C" w:rsidP="007215FC">
      <w:pPr>
        <w:pStyle w:val="Titre3"/>
      </w:pPr>
      <w:r w:rsidRPr="007215FC">
        <w:t>Compétences</w:t>
      </w:r>
    </w:p>
    <w:p w14:paraId="357E70A5" w14:textId="77777777" w:rsidR="0012684C" w:rsidRDefault="0012684C" w:rsidP="00067C98">
      <w:pPr>
        <w:pStyle w:val="Paragraphedeliste"/>
        <w:numPr>
          <w:ilvl w:val="0"/>
          <w:numId w:val="25"/>
        </w:numPr>
      </w:pPr>
      <w:r w:rsidRPr="00F24F34">
        <w:rPr>
          <w:b/>
        </w:rPr>
        <w:t>Se déplacer.</w:t>
      </w:r>
      <w:r>
        <w:t xml:space="preserve"> Permet d’atteindre une case voisine.</w:t>
      </w:r>
    </w:p>
    <w:p w14:paraId="4EB42835" w14:textId="77777777" w:rsidR="0012684C" w:rsidRDefault="0012684C" w:rsidP="007215FC">
      <w:pPr>
        <w:pStyle w:val="Titre3"/>
      </w:pPr>
      <w:r w:rsidRPr="007215FC">
        <w:t>Niveau</w:t>
      </w:r>
    </w:p>
    <w:p w14:paraId="707750EB" w14:textId="77777777" w:rsidR="0012684C" w:rsidRDefault="0012684C" w:rsidP="0012684C">
      <w:r>
        <w:t>Augmenter le niveau d’une route permet d’en augmenter l’efficacité. Se déplacer coûte de l’énergie et la route permet d’en nécessiter moins.</w:t>
      </w:r>
    </w:p>
    <w:tbl>
      <w:tblPr>
        <w:tblStyle w:val="TableauGrille3-Accentuation110"/>
        <w:tblW w:w="0" w:type="auto"/>
        <w:jc w:val="center"/>
        <w:tblLook w:val="04A0" w:firstRow="1" w:lastRow="0" w:firstColumn="1" w:lastColumn="0" w:noHBand="0" w:noVBand="1"/>
      </w:tblPr>
      <w:tblGrid>
        <w:gridCol w:w="2121"/>
        <w:gridCol w:w="2132"/>
      </w:tblGrid>
      <w:tr w:rsidR="0012684C" w14:paraId="7E92650E"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2C683524" w14:textId="77777777" w:rsidR="0012684C" w:rsidRDefault="0012684C" w:rsidP="0012684C">
            <w:r>
              <w:t>Niveau</w:t>
            </w:r>
          </w:p>
        </w:tc>
        <w:tc>
          <w:tcPr>
            <w:tcW w:w="2132" w:type="dxa"/>
          </w:tcPr>
          <w:p w14:paraId="34CB83F7"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Energie nécessaire</w:t>
            </w:r>
          </w:p>
        </w:tc>
      </w:tr>
      <w:tr w:rsidR="0012684C" w14:paraId="7BBF9859"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13BD17B" w14:textId="77777777" w:rsidR="0012684C" w:rsidRDefault="0012684C" w:rsidP="0012684C">
            <w:r>
              <w:t>Aucun - 0</w:t>
            </w:r>
          </w:p>
        </w:tc>
        <w:tc>
          <w:tcPr>
            <w:tcW w:w="2132" w:type="dxa"/>
          </w:tcPr>
          <w:p w14:paraId="7EE03E36"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100 %</w:t>
            </w:r>
          </w:p>
        </w:tc>
      </w:tr>
      <w:tr w:rsidR="0012684C" w14:paraId="4C1A358E"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00447C8E" w14:textId="77777777" w:rsidR="0012684C" w:rsidRDefault="0012684C" w:rsidP="0012684C">
            <w:r>
              <w:t>1</w:t>
            </w:r>
          </w:p>
        </w:tc>
        <w:tc>
          <w:tcPr>
            <w:tcW w:w="2132" w:type="dxa"/>
          </w:tcPr>
          <w:p w14:paraId="5E6B0E8E"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90 %</w:t>
            </w:r>
          </w:p>
        </w:tc>
      </w:tr>
      <w:tr w:rsidR="0012684C" w14:paraId="7B300EAA"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248553E4" w14:textId="77777777" w:rsidR="0012684C" w:rsidRDefault="0012684C" w:rsidP="0012684C">
            <w:r>
              <w:t>2</w:t>
            </w:r>
          </w:p>
        </w:tc>
        <w:tc>
          <w:tcPr>
            <w:tcW w:w="2132" w:type="dxa"/>
          </w:tcPr>
          <w:p w14:paraId="29F01A5C"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80 %</w:t>
            </w:r>
          </w:p>
        </w:tc>
      </w:tr>
      <w:tr w:rsidR="0012684C" w14:paraId="56BD2BE1"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DAF8864" w14:textId="77777777" w:rsidR="0012684C" w:rsidRDefault="0012684C" w:rsidP="0012684C">
            <w:r>
              <w:t>3</w:t>
            </w:r>
          </w:p>
        </w:tc>
        <w:tc>
          <w:tcPr>
            <w:tcW w:w="2132" w:type="dxa"/>
          </w:tcPr>
          <w:p w14:paraId="52104F40"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70%</w:t>
            </w:r>
          </w:p>
        </w:tc>
      </w:tr>
      <w:tr w:rsidR="0012684C" w14:paraId="76067D22"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32494A94" w14:textId="77777777" w:rsidR="0012684C" w:rsidRDefault="0012684C" w:rsidP="0012684C">
            <w:r>
              <w:t>4</w:t>
            </w:r>
          </w:p>
        </w:tc>
        <w:tc>
          <w:tcPr>
            <w:tcW w:w="2132" w:type="dxa"/>
          </w:tcPr>
          <w:p w14:paraId="40BEE290"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60 %</w:t>
            </w:r>
          </w:p>
        </w:tc>
      </w:tr>
      <w:tr w:rsidR="0012684C" w14:paraId="66022E80"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71FB84D9" w14:textId="77777777" w:rsidR="0012684C" w:rsidRDefault="0012684C" w:rsidP="0012684C">
            <w:r>
              <w:t>5</w:t>
            </w:r>
          </w:p>
        </w:tc>
        <w:tc>
          <w:tcPr>
            <w:tcW w:w="2132" w:type="dxa"/>
          </w:tcPr>
          <w:p w14:paraId="592470A4"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50 %</w:t>
            </w:r>
          </w:p>
        </w:tc>
      </w:tr>
    </w:tbl>
    <w:p w14:paraId="7CBEC60E" w14:textId="77777777" w:rsidR="0012684C" w:rsidRDefault="0012684C" w:rsidP="007215FC">
      <w:pPr>
        <w:pStyle w:val="Titre2"/>
      </w:pPr>
      <w:bookmarkStart w:id="282" w:name="_Toc384287164"/>
      <w:bookmarkStart w:id="283" w:name="_Toc384985718"/>
      <w:r w:rsidRPr="007215FC">
        <w:t>Astroport</w:t>
      </w:r>
      <w:bookmarkEnd w:id="282"/>
      <w:bookmarkEnd w:id="283"/>
    </w:p>
    <w:p w14:paraId="3DC0F3F5" w14:textId="77777777" w:rsidR="00475485" w:rsidRDefault="00837922" w:rsidP="00475485">
      <w:pPr>
        <w:keepNext/>
        <w:jc w:val="center"/>
      </w:pPr>
      <w:r>
        <w:pict w14:anchorId="2E8CC568">
          <v:shape id="_x0000_i1064" type="#_x0000_t75" style="width:140.85pt;height:140.85pt">
            <v:imagedata r:id="rId52" o:title="Astroport"/>
          </v:shape>
        </w:pict>
      </w:r>
    </w:p>
    <w:p w14:paraId="2E5BD4FF" w14:textId="77777777" w:rsidR="00475485" w:rsidRPr="00475485" w:rsidRDefault="00475485" w:rsidP="00475485">
      <w:pPr>
        <w:pStyle w:val="Lgende"/>
        <w:jc w:val="center"/>
      </w:pPr>
      <w:r>
        <w:t xml:space="preserve">Figure </w:t>
      </w:r>
      <w:fldSimple w:instr=" SEQ Figure \* ARABIC ">
        <w:r w:rsidR="007478A9">
          <w:rPr>
            <w:noProof/>
          </w:rPr>
          <w:t>39</w:t>
        </w:r>
      </w:fldSimple>
      <w:r>
        <w:t xml:space="preserve"> : Astroport - Terre</w:t>
      </w:r>
    </w:p>
    <w:p w14:paraId="1407100F" w14:textId="77777777" w:rsidR="0012684C" w:rsidRDefault="0012684C" w:rsidP="00AF7822">
      <w:pPr>
        <w:pStyle w:val="Titre3"/>
      </w:pPr>
      <w:r>
        <w:t>Description</w:t>
      </w:r>
    </w:p>
    <w:p w14:paraId="6DFFC59F" w14:textId="5805CF0C" w:rsidR="0012684C" w:rsidRPr="003741FE" w:rsidRDefault="0012684C" w:rsidP="0012684C">
      <w:r w:rsidRPr="00A520ED">
        <w:rPr>
          <w:b/>
        </w:rPr>
        <w:t>Les astroports</w:t>
      </w:r>
      <w:r>
        <w:t xml:space="preserve"> servent de lieu d’arrivée pour les nouveaux personnages </w:t>
      </w:r>
      <w:r w:rsidR="009C57AC">
        <w:t xml:space="preserve">humains </w:t>
      </w:r>
      <w:r>
        <w:t>et de centre de transit pour voyager à longue distance</w:t>
      </w:r>
      <w:r w:rsidR="009C57AC">
        <w:t>.</w:t>
      </w:r>
    </w:p>
    <w:p w14:paraId="084D4B1E" w14:textId="77777777" w:rsidR="0012684C" w:rsidRDefault="0012684C" w:rsidP="007215FC">
      <w:pPr>
        <w:pStyle w:val="Titre3"/>
      </w:pPr>
      <w:r w:rsidRPr="007215FC">
        <w:lastRenderedPageBreak/>
        <w:t>Fonctionnalités</w:t>
      </w:r>
    </w:p>
    <w:p w14:paraId="1847762C" w14:textId="77777777" w:rsidR="0012684C" w:rsidRDefault="0012684C" w:rsidP="00067C98">
      <w:pPr>
        <w:pStyle w:val="Paragraphedeliste"/>
        <w:numPr>
          <w:ilvl w:val="0"/>
          <w:numId w:val="25"/>
        </w:numPr>
      </w:pPr>
      <w:commentRangeStart w:id="284"/>
      <w:r w:rsidRPr="00AC1352">
        <w:rPr>
          <w:b/>
        </w:rPr>
        <w:t>Position de départ</w:t>
      </w:r>
      <w:r>
        <w:rPr>
          <w:b/>
        </w:rPr>
        <w:t xml:space="preserve"> humaine</w:t>
      </w:r>
      <w:commentRangeEnd w:id="284"/>
      <w:r>
        <w:rPr>
          <w:rStyle w:val="Marquedecommentaire"/>
        </w:rPr>
        <w:commentReference w:id="284"/>
      </w:r>
      <w:r w:rsidRPr="00AC1352">
        <w:rPr>
          <w:b/>
        </w:rPr>
        <w:t>.</w:t>
      </w:r>
      <w:r>
        <w:t xml:space="preserve"> Les personnages humains doivent commencer la partie sur une zone munie d’un astroport ou de la base de la confédération. Lors de la création du personnage, la liste des villes concernée est fournie et le joueur doit en choisir une parmi cette liste.</w:t>
      </w:r>
    </w:p>
    <w:p w14:paraId="088D3946" w14:textId="77777777" w:rsidR="0012684C" w:rsidRDefault="0012684C" w:rsidP="00067C98">
      <w:pPr>
        <w:pStyle w:val="Paragraphedeliste"/>
        <w:numPr>
          <w:ilvl w:val="0"/>
          <w:numId w:val="25"/>
        </w:numPr>
      </w:pPr>
      <w:r w:rsidRPr="00AC1352">
        <w:rPr>
          <w:b/>
        </w:rPr>
        <w:t>Voyage à longue distance.</w:t>
      </w:r>
      <w:r>
        <w:t xml:space="preserve"> Les astroports fournissent un moyen de transport entre eux. Il est ainsi possible de se déplacer rapidement d’une zone à une autre (moyennant paiement en crédit et en énergie).</w:t>
      </w:r>
    </w:p>
    <w:p w14:paraId="2CDAEA41" w14:textId="77777777" w:rsidR="0012684C" w:rsidRPr="00AC1352" w:rsidRDefault="0012684C" w:rsidP="00067C98">
      <w:pPr>
        <w:pStyle w:val="Paragraphedeliste"/>
        <w:numPr>
          <w:ilvl w:val="0"/>
          <w:numId w:val="25"/>
        </w:numPr>
      </w:pPr>
      <w:r w:rsidRPr="00F20662">
        <w:rPr>
          <w:b/>
        </w:rPr>
        <w:t>Vol personnel</w:t>
      </w:r>
      <w:r>
        <w:t>. Moyennant crédits, l’astroport dispose de taxis aériens permettant au personnage de parcourir de grandes distances. La portée de ce service est liée au niveau de l’astroport.</w:t>
      </w:r>
    </w:p>
    <w:p w14:paraId="65597F73" w14:textId="77777777" w:rsidR="0012684C" w:rsidRDefault="0012684C" w:rsidP="007215FC">
      <w:pPr>
        <w:pStyle w:val="Titre3"/>
      </w:pPr>
      <w:r w:rsidRPr="007215FC">
        <w:t>Niveaux</w:t>
      </w:r>
    </w:p>
    <w:p w14:paraId="357B55B1" w14:textId="77777777" w:rsidR="0012684C" w:rsidRDefault="0012684C" w:rsidP="0012684C">
      <w:r>
        <w:t>Augmenter le niveau de l’astroport permet de gagner en efficacité de ses transports qui sont plus rapides. Le temps du trajet se traduit par l’énergie nécessaire au personnage. Les vols personnels ont également une portée plus longue.</w:t>
      </w:r>
    </w:p>
    <w:tbl>
      <w:tblPr>
        <w:tblStyle w:val="TableauGrille3-Accentuation110"/>
        <w:tblW w:w="0" w:type="auto"/>
        <w:jc w:val="center"/>
        <w:tblLook w:val="04A0" w:firstRow="1" w:lastRow="0" w:firstColumn="1" w:lastColumn="0" w:noHBand="0" w:noVBand="1"/>
      </w:tblPr>
      <w:tblGrid>
        <w:gridCol w:w="2121"/>
        <w:gridCol w:w="2132"/>
        <w:gridCol w:w="2626"/>
      </w:tblGrid>
      <w:tr w:rsidR="0012684C" w14:paraId="1C3B84DD" w14:textId="77777777" w:rsidTr="001268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579324E4" w14:textId="77777777" w:rsidR="0012684C" w:rsidRDefault="0012684C" w:rsidP="0012684C">
            <w:r>
              <w:t>Niveau</w:t>
            </w:r>
          </w:p>
        </w:tc>
        <w:tc>
          <w:tcPr>
            <w:tcW w:w="2132" w:type="dxa"/>
          </w:tcPr>
          <w:p w14:paraId="42FB2482"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Energie nécessaire</w:t>
            </w:r>
          </w:p>
        </w:tc>
        <w:tc>
          <w:tcPr>
            <w:tcW w:w="2626" w:type="dxa"/>
          </w:tcPr>
          <w:p w14:paraId="37B4555C" w14:textId="77777777" w:rsidR="0012684C" w:rsidRDefault="0012684C" w:rsidP="0012684C">
            <w:pPr>
              <w:cnfStyle w:val="100000000000" w:firstRow="1" w:lastRow="0" w:firstColumn="0" w:lastColumn="0" w:oddVBand="0" w:evenVBand="0" w:oddHBand="0" w:evenHBand="0" w:firstRowFirstColumn="0" w:firstRowLastColumn="0" w:lastRowFirstColumn="0" w:lastRowLastColumn="0"/>
            </w:pPr>
            <w:r>
              <w:t>Portée du vol personnel.</w:t>
            </w:r>
          </w:p>
        </w:tc>
      </w:tr>
      <w:tr w:rsidR="0012684C" w14:paraId="4608F959"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3264CEFA" w14:textId="77777777" w:rsidR="0012684C" w:rsidRDefault="0012684C" w:rsidP="0012684C">
            <w:r>
              <w:t>1</w:t>
            </w:r>
          </w:p>
        </w:tc>
        <w:tc>
          <w:tcPr>
            <w:tcW w:w="2132" w:type="dxa"/>
          </w:tcPr>
          <w:p w14:paraId="60652B9A"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90 %</w:t>
            </w:r>
          </w:p>
        </w:tc>
        <w:tc>
          <w:tcPr>
            <w:tcW w:w="2626" w:type="dxa"/>
          </w:tcPr>
          <w:p w14:paraId="2446AA88"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100 km</w:t>
            </w:r>
          </w:p>
        </w:tc>
      </w:tr>
      <w:tr w:rsidR="0012684C" w14:paraId="4243A8F2"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6152B248" w14:textId="77777777" w:rsidR="0012684C" w:rsidRDefault="0012684C" w:rsidP="0012684C">
            <w:r>
              <w:t>2</w:t>
            </w:r>
          </w:p>
        </w:tc>
        <w:tc>
          <w:tcPr>
            <w:tcW w:w="2132" w:type="dxa"/>
          </w:tcPr>
          <w:p w14:paraId="3C8E6406"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80 %</w:t>
            </w:r>
          </w:p>
        </w:tc>
        <w:tc>
          <w:tcPr>
            <w:tcW w:w="2626" w:type="dxa"/>
          </w:tcPr>
          <w:p w14:paraId="3DA01B4A"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300 km</w:t>
            </w:r>
          </w:p>
        </w:tc>
      </w:tr>
      <w:tr w:rsidR="0012684C" w14:paraId="4867838F"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38B51532" w14:textId="77777777" w:rsidR="0012684C" w:rsidRDefault="0012684C" w:rsidP="0012684C">
            <w:r>
              <w:t>3</w:t>
            </w:r>
          </w:p>
        </w:tc>
        <w:tc>
          <w:tcPr>
            <w:tcW w:w="2132" w:type="dxa"/>
          </w:tcPr>
          <w:p w14:paraId="15FAEB5E"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70%</w:t>
            </w:r>
          </w:p>
        </w:tc>
        <w:tc>
          <w:tcPr>
            <w:tcW w:w="2626" w:type="dxa"/>
          </w:tcPr>
          <w:p w14:paraId="56244492"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600 km</w:t>
            </w:r>
          </w:p>
        </w:tc>
      </w:tr>
      <w:tr w:rsidR="0012684C" w14:paraId="646A8D3B" w14:textId="77777777" w:rsidTr="0012684C">
        <w:trPr>
          <w:jc w:val="center"/>
        </w:trPr>
        <w:tc>
          <w:tcPr>
            <w:cnfStyle w:val="001000000000" w:firstRow="0" w:lastRow="0" w:firstColumn="1" w:lastColumn="0" w:oddVBand="0" w:evenVBand="0" w:oddHBand="0" w:evenHBand="0" w:firstRowFirstColumn="0" w:firstRowLastColumn="0" w:lastRowFirstColumn="0" w:lastRowLastColumn="0"/>
            <w:tcW w:w="2121" w:type="dxa"/>
          </w:tcPr>
          <w:p w14:paraId="462EDBB7" w14:textId="77777777" w:rsidR="0012684C" w:rsidRDefault="0012684C" w:rsidP="0012684C">
            <w:r>
              <w:t>4</w:t>
            </w:r>
          </w:p>
        </w:tc>
        <w:tc>
          <w:tcPr>
            <w:tcW w:w="2132" w:type="dxa"/>
          </w:tcPr>
          <w:p w14:paraId="0EAFE25C"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60 %</w:t>
            </w:r>
          </w:p>
        </w:tc>
        <w:tc>
          <w:tcPr>
            <w:tcW w:w="2626" w:type="dxa"/>
          </w:tcPr>
          <w:p w14:paraId="0C8BA5F6" w14:textId="77777777" w:rsidR="0012684C" w:rsidRDefault="0012684C" w:rsidP="0012684C">
            <w:pPr>
              <w:cnfStyle w:val="000000000000" w:firstRow="0" w:lastRow="0" w:firstColumn="0" w:lastColumn="0" w:oddVBand="0" w:evenVBand="0" w:oddHBand="0" w:evenHBand="0" w:firstRowFirstColumn="0" w:firstRowLastColumn="0" w:lastRowFirstColumn="0" w:lastRowLastColumn="0"/>
            </w:pPr>
            <w:r>
              <w:t>1000 km</w:t>
            </w:r>
          </w:p>
        </w:tc>
      </w:tr>
      <w:tr w:rsidR="0012684C" w14:paraId="4C061821" w14:textId="77777777" w:rsidTr="001268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66B8F97B" w14:textId="77777777" w:rsidR="0012684C" w:rsidRDefault="0012684C" w:rsidP="0012684C">
            <w:r>
              <w:t>5</w:t>
            </w:r>
          </w:p>
        </w:tc>
        <w:tc>
          <w:tcPr>
            <w:tcW w:w="2132" w:type="dxa"/>
          </w:tcPr>
          <w:p w14:paraId="6147D6D9"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50 %</w:t>
            </w:r>
          </w:p>
        </w:tc>
        <w:tc>
          <w:tcPr>
            <w:tcW w:w="2626" w:type="dxa"/>
          </w:tcPr>
          <w:p w14:paraId="1C0A23A4" w14:textId="77777777" w:rsidR="0012684C" w:rsidRDefault="0012684C" w:rsidP="0012684C">
            <w:pPr>
              <w:cnfStyle w:val="000000100000" w:firstRow="0" w:lastRow="0" w:firstColumn="0" w:lastColumn="0" w:oddVBand="0" w:evenVBand="0" w:oddHBand="1" w:evenHBand="0" w:firstRowFirstColumn="0" w:firstRowLastColumn="0" w:lastRowFirstColumn="0" w:lastRowLastColumn="0"/>
            </w:pPr>
            <w:r>
              <w:t>1500 km</w:t>
            </w:r>
          </w:p>
        </w:tc>
      </w:tr>
    </w:tbl>
    <w:p w14:paraId="20D883C1" w14:textId="77777777" w:rsidR="0012684C" w:rsidRPr="00596EF1" w:rsidRDefault="0012684C" w:rsidP="0012684C"/>
    <w:p w14:paraId="2D434DD1" w14:textId="77777777" w:rsidR="0012684C" w:rsidRDefault="0012684C" w:rsidP="007215FC">
      <w:pPr>
        <w:pStyle w:val="Titre1"/>
      </w:pPr>
      <w:bookmarkStart w:id="285" w:name="_Toc384287165"/>
      <w:bookmarkStart w:id="286" w:name="_Toc384985719"/>
      <w:r>
        <w:lastRenderedPageBreak/>
        <w:t xml:space="preserve">Secteur </w:t>
      </w:r>
      <w:r w:rsidRPr="007215FC">
        <w:t>militaire</w:t>
      </w:r>
      <w:bookmarkEnd w:id="285"/>
      <w:bookmarkEnd w:id="286"/>
    </w:p>
    <w:p w14:paraId="0A0D2871" w14:textId="77777777" w:rsidR="006057B7" w:rsidRDefault="006057B7" w:rsidP="0012684C">
      <w:r>
        <w:t>Cette section ne contient actuellement que le mur d’enceinte, les bâtiments militaires constituent une add-on.</w:t>
      </w:r>
    </w:p>
    <w:p w14:paraId="35D51E8A" w14:textId="77777777" w:rsidR="0036436F" w:rsidRDefault="0036436F" w:rsidP="0036436F">
      <w:pPr>
        <w:pStyle w:val="Titre2"/>
      </w:pPr>
      <w:bookmarkStart w:id="287" w:name="_Toc384985720"/>
      <w:r>
        <w:t>Mécanismes de l’attaque des monstres</w:t>
      </w:r>
      <w:bookmarkEnd w:id="287"/>
    </w:p>
    <w:p w14:paraId="4C016368" w14:textId="77777777" w:rsidR="00FB7F7D" w:rsidRDefault="00FB7F7D" w:rsidP="00FB7F7D">
      <w:r>
        <w:t>Les principes des attaques sont décrits dans le document « lycanthropes.docx », cette section ne se borne qu’à résumer la partie relative aux bâtiments.</w:t>
      </w:r>
    </w:p>
    <w:p w14:paraId="6C4F6D5D" w14:textId="77777777" w:rsidR="00FB7F7D" w:rsidRDefault="00FB7F7D" w:rsidP="00FB7F7D">
      <w:pPr>
        <w:pStyle w:val="Titre3"/>
      </w:pPr>
      <w:r>
        <w:t>Attrait et répulsion</w:t>
      </w:r>
    </w:p>
    <w:p w14:paraId="3E2367CB" w14:textId="77777777" w:rsidR="00FB7F7D" w:rsidRPr="00FB7F7D" w:rsidRDefault="00FB7F7D" w:rsidP="00FB7F7D">
      <w:r>
        <w:t>Les bâtiments ont une valeur d’attrait des monstres (négative lorsqu’ils repoussent) qui traduit l’attirance des monstres pour ce bâtiment. Les bâtiments militaires ont généralement un attrait négatif, les monstres savent à quoi ces bâtiments servent.</w:t>
      </w:r>
    </w:p>
    <w:p w14:paraId="6F51BCDF" w14:textId="77777777" w:rsidR="00FB7F7D" w:rsidRDefault="00FB7F7D">
      <w:pPr>
        <w:pStyle w:val="Titre3"/>
      </w:pPr>
      <w:r>
        <w:t>Gestion des attaques</w:t>
      </w:r>
    </w:p>
    <w:p w14:paraId="2DC7A6F5" w14:textId="77777777" w:rsidR="00FB7F7D" w:rsidRPr="00053110" w:rsidRDefault="00FB7F7D" w:rsidP="008C5E00">
      <w:r>
        <w:t>Les monstres attaquent les bâtiments par ordre de points de vie décroissants. Chaque bâtiment monopolise un monstre tous les 10 points de vie (arrondis au supérieur) et son paramètre de résistance permet de réduire les dégâts.</w:t>
      </w:r>
    </w:p>
    <w:p w14:paraId="5F5CC6DD" w14:textId="77777777" w:rsidR="0012684C" w:rsidRDefault="0012684C" w:rsidP="007215FC">
      <w:pPr>
        <w:pStyle w:val="Titre2"/>
      </w:pPr>
      <w:bookmarkStart w:id="288" w:name="_Toc384287166"/>
      <w:bookmarkStart w:id="289" w:name="_Toc384985721"/>
      <w:commentRangeStart w:id="290"/>
      <w:r>
        <w:t xml:space="preserve">Mur </w:t>
      </w:r>
      <w:bookmarkEnd w:id="288"/>
      <w:bookmarkEnd w:id="289"/>
      <w:r w:rsidR="006057B7">
        <w:t>d’enceinte</w:t>
      </w:r>
      <w:commentRangeEnd w:id="290"/>
      <w:r w:rsidR="00034953">
        <w:rPr>
          <w:rStyle w:val="Marquedecommentaire"/>
          <w:rFonts w:asciiTheme="minorHAnsi" w:eastAsiaTheme="minorHAnsi" w:hAnsiTheme="minorHAnsi" w:cstheme="minorBidi"/>
          <w:color w:val="auto"/>
        </w:rPr>
        <w:commentReference w:id="290"/>
      </w:r>
    </w:p>
    <w:p w14:paraId="0545FF87" w14:textId="77777777" w:rsidR="0012684C" w:rsidRDefault="0012684C" w:rsidP="007215FC">
      <w:pPr>
        <w:pStyle w:val="Titre3"/>
      </w:pPr>
      <w:r w:rsidRPr="007215FC">
        <w:t>Description</w:t>
      </w:r>
    </w:p>
    <w:p w14:paraId="69689F74" w14:textId="2459CAD6" w:rsidR="00FB7F7D" w:rsidRDefault="0012684C" w:rsidP="0012684C">
      <w:r w:rsidRPr="00A520ED">
        <w:rPr>
          <w:b/>
        </w:rPr>
        <w:t>Le mur de la ville</w:t>
      </w:r>
      <w:r>
        <w:t xml:space="preserve"> </w:t>
      </w:r>
      <w:r w:rsidR="009C57AC" w:rsidRPr="009C57AC">
        <w:t>permet d'isoler la ville de l'extérieur et de se protéger en cas d'attaques.</w:t>
      </w:r>
      <w:r>
        <w:t>.</w:t>
      </w:r>
    </w:p>
    <w:p w14:paraId="6DBA14EE" w14:textId="77777777" w:rsidR="0012684C" w:rsidRDefault="00FB7F7D" w:rsidP="0012684C">
      <w:r>
        <w:t xml:space="preserve">Il est possible aux monstres d’attaquer les autres bâtiments dans </w:t>
      </w:r>
      <w:r w:rsidR="0012684C">
        <w:t>deux cas de figures :</w:t>
      </w:r>
    </w:p>
    <w:p w14:paraId="16C1EEF7" w14:textId="77777777" w:rsidR="0012684C" w:rsidRDefault="0012684C" w:rsidP="00067C98">
      <w:pPr>
        <w:pStyle w:val="Paragraphedeliste"/>
        <w:numPr>
          <w:ilvl w:val="0"/>
          <w:numId w:val="26"/>
        </w:numPr>
      </w:pPr>
      <w:r>
        <w:t>Le nombre de monstres attaquants est trop élevé, les monstres débordent le mur et certains atteignent les autres bâtiments.</w:t>
      </w:r>
    </w:p>
    <w:p w14:paraId="28F940FD" w14:textId="77777777" w:rsidR="0012684C" w:rsidRDefault="0012684C" w:rsidP="00067C98">
      <w:pPr>
        <w:pStyle w:val="Paragraphedeliste"/>
        <w:numPr>
          <w:ilvl w:val="0"/>
          <w:numId w:val="26"/>
        </w:numPr>
      </w:pPr>
      <w:r>
        <w:t>Le mur n’a plus assez de points de vie, les monstres ont ouvert une brèche et peuvent attaquer d’autres bâtiments.</w:t>
      </w:r>
    </w:p>
    <w:p w14:paraId="7D3EF9C8" w14:textId="77777777" w:rsidR="0012684C" w:rsidRDefault="0012684C" w:rsidP="007215FC">
      <w:pPr>
        <w:pStyle w:val="Titre3"/>
      </w:pPr>
      <w:r w:rsidRPr="007215FC">
        <w:t>Fonctionnalités</w:t>
      </w:r>
    </w:p>
    <w:p w14:paraId="74015F9F" w14:textId="77777777" w:rsidR="0012684C" w:rsidRDefault="0012684C" w:rsidP="00067C98">
      <w:pPr>
        <w:pStyle w:val="Paragraphedeliste"/>
        <w:numPr>
          <w:ilvl w:val="0"/>
          <w:numId w:val="25"/>
        </w:numPr>
      </w:pPr>
      <w:r w:rsidRPr="0073330D">
        <w:rPr>
          <w:b/>
        </w:rPr>
        <w:t>Portes de la ville.</w:t>
      </w:r>
      <w:r>
        <w:t xml:space="preserve"> Le ministère de l’intérieur peut gérer le passage aux portes de la ville pour autoriser ou non le passage des personnages en fonction de critères (citoyens, étrangers, …).</w:t>
      </w:r>
    </w:p>
    <w:p w14:paraId="73BE3B3D" w14:textId="77777777" w:rsidR="0012684C" w:rsidRDefault="0012684C" w:rsidP="007215FC">
      <w:pPr>
        <w:pStyle w:val="Titre3"/>
      </w:pPr>
      <w:r w:rsidRPr="007215FC">
        <w:t>Compétences</w:t>
      </w:r>
    </w:p>
    <w:p w14:paraId="63F38353" w14:textId="77777777" w:rsidR="0012684C" w:rsidRDefault="0012684C" w:rsidP="0012684C">
      <w:r w:rsidRPr="0073330D">
        <w:rPr>
          <w:b/>
          <w:highlight w:val="yellow"/>
        </w:rPr>
        <w:t>TODO :</w:t>
      </w:r>
      <w:r w:rsidRPr="0073330D">
        <w:rPr>
          <w:highlight w:val="yellow"/>
        </w:rPr>
        <w:t xml:space="preserve"> liste des attaques à distance depuis le mur</w:t>
      </w:r>
    </w:p>
    <w:p w14:paraId="10020436" w14:textId="77777777" w:rsidR="0012684C" w:rsidRDefault="0012684C" w:rsidP="007215FC">
      <w:pPr>
        <w:pStyle w:val="Titre1"/>
      </w:pPr>
      <w:bookmarkStart w:id="291" w:name="_Toc384287172"/>
      <w:bookmarkStart w:id="292" w:name="_Toc384985727"/>
      <w:r w:rsidRPr="007215FC">
        <w:lastRenderedPageBreak/>
        <w:t>Annexes</w:t>
      </w:r>
      <w:bookmarkEnd w:id="291"/>
      <w:bookmarkEnd w:id="292"/>
    </w:p>
    <w:p w14:paraId="3868452A" w14:textId="77777777" w:rsidR="0012684C" w:rsidRDefault="0012684C" w:rsidP="007215FC">
      <w:pPr>
        <w:pStyle w:val="Titre2"/>
      </w:pPr>
      <w:bookmarkStart w:id="293" w:name="_Toc384287174"/>
      <w:bookmarkStart w:id="294" w:name="_Toc384985729"/>
      <w:r>
        <w:t>Ministère, technologie et points de vie</w:t>
      </w:r>
      <w:bookmarkEnd w:id="293"/>
      <w:bookmarkEnd w:id="294"/>
    </w:p>
    <w:p w14:paraId="0E7A65D2" w14:textId="050DA5C4" w:rsidR="002F6885" w:rsidRPr="002F6885" w:rsidRDefault="002F6885" w:rsidP="002F6885">
      <w:r>
        <w:t>Le tableau suivant reprend l’ensemble des bâtiments et pour chacun, fixe son ministère de tutelle, les points de technologie (architecture) pour tracer le plan et les points de vie du bâtiment.</w:t>
      </w:r>
    </w:p>
    <w:tbl>
      <w:tblPr>
        <w:tblStyle w:val="TableauGrille3-Accentuation110"/>
        <w:tblW w:w="0" w:type="auto"/>
        <w:tblInd w:w="167" w:type="dxa"/>
        <w:tblLook w:val="04A0" w:firstRow="1" w:lastRow="0" w:firstColumn="1" w:lastColumn="0" w:noHBand="0" w:noVBand="1"/>
      </w:tblPr>
      <w:tblGrid>
        <w:gridCol w:w="1879"/>
        <w:gridCol w:w="2619"/>
        <w:gridCol w:w="1317"/>
        <w:gridCol w:w="1218"/>
        <w:gridCol w:w="1160"/>
        <w:gridCol w:w="928"/>
      </w:tblGrid>
      <w:tr w:rsidR="00E978EC" w14:paraId="06DF29A6" w14:textId="7B2B52C9" w:rsidTr="00A520ED">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1879" w:type="dxa"/>
          </w:tcPr>
          <w:p w14:paraId="133222EB" w14:textId="77777777" w:rsidR="00E978EC" w:rsidRDefault="00E978EC" w:rsidP="0012684C">
            <w:r>
              <w:t>Nom</w:t>
            </w:r>
          </w:p>
        </w:tc>
        <w:tc>
          <w:tcPr>
            <w:tcW w:w="2619" w:type="dxa"/>
          </w:tcPr>
          <w:p w14:paraId="05724FDD" w14:textId="77777777" w:rsidR="00E978EC" w:rsidRDefault="00E978EC" w:rsidP="0012684C">
            <w:pPr>
              <w:cnfStyle w:val="100000000000" w:firstRow="1" w:lastRow="0" w:firstColumn="0" w:lastColumn="0" w:oddVBand="0" w:evenVBand="0" w:oddHBand="0" w:evenHBand="0" w:firstRowFirstColumn="0" w:firstRowLastColumn="0" w:lastRowFirstColumn="0" w:lastRowLastColumn="0"/>
            </w:pPr>
            <w:r>
              <w:t>Ministère</w:t>
            </w:r>
          </w:p>
        </w:tc>
        <w:tc>
          <w:tcPr>
            <w:tcW w:w="1317" w:type="dxa"/>
          </w:tcPr>
          <w:p w14:paraId="0D6E977F" w14:textId="77777777" w:rsidR="00E978EC" w:rsidRDefault="00E978EC" w:rsidP="0012684C">
            <w:pPr>
              <w:cnfStyle w:val="100000000000" w:firstRow="1" w:lastRow="0" w:firstColumn="0" w:lastColumn="0" w:oddVBand="0" w:evenVBand="0" w:oddHBand="0" w:evenHBand="0" w:firstRowFirstColumn="0" w:firstRowLastColumn="0" w:lastRowFirstColumn="0" w:lastRowLastColumn="0"/>
            </w:pPr>
            <w:r>
              <w:t>PdTech</w:t>
            </w:r>
          </w:p>
        </w:tc>
        <w:tc>
          <w:tcPr>
            <w:tcW w:w="1218" w:type="dxa"/>
          </w:tcPr>
          <w:p w14:paraId="66B69E2E" w14:textId="77777777" w:rsidR="00E978EC" w:rsidRDefault="00E978EC" w:rsidP="0012684C">
            <w:pPr>
              <w:cnfStyle w:val="100000000000" w:firstRow="1" w:lastRow="0" w:firstColumn="0" w:lastColumn="0" w:oddVBand="0" w:evenVBand="0" w:oddHBand="0" w:evenHBand="0" w:firstRowFirstColumn="0" w:firstRowLastColumn="0" w:lastRowFirstColumn="0" w:lastRowLastColumn="0"/>
            </w:pPr>
            <w:r>
              <w:t>PdVie</w:t>
            </w:r>
          </w:p>
        </w:tc>
        <w:tc>
          <w:tcPr>
            <w:tcW w:w="1160" w:type="dxa"/>
          </w:tcPr>
          <w:p w14:paraId="6620F0CF" w14:textId="5617A450" w:rsidR="00E978EC" w:rsidRDefault="00E978EC" w:rsidP="0012684C">
            <w:pPr>
              <w:cnfStyle w:val="100000000000" w:firstRow="1" w:lastRow="0" w:firstColumn="0" w:lastColumn="0" w:oddVBand="0" w:evenVBand="0" w:oddHBand="0" w:evenHBand="0" w:firstRowFirstColumn="0" w:firstRowLastColumn="0" w:lastRowFirstColumn="0" w:lastRowLastColumn="0"/>
            </w:pPr>
            <w:r>
              <w:t>Niveau max</w:t>
            </w:r>
          </w:p>
        </w:tc>
        <w:tc>
          <w:tcPr>
            <w:tcW w:w="928" w:type="dxa"/>
          </w:tcPr>
          <w:p w14:paraId="4813D896" w14:textId="40F1FF27" w:rsidR="00E978EC" w:rsidRDefault="00E978EC" w:rsidP="0012684C">
            <w:pPr>
              <w:cnfStyle w:val="100000000000" w:firstRow="1" w:lastRow="0" w:firstColumn="0" w:lastColumn="0" w:oddVBand="0" w:evenVBand="0" w:oddHBand="0" w:evenHBand="0" w:firstRowFirstColumn="0" w:firstRowLastColumn="0" w:lastRowFirstColumn="0" w:lastRowLastColumn="0"/>
            </w:pPr>
            <w:r>
              <w:t>Stocks</w:t>
            </w:r>
          </w:p>
        </w:tc>
      </w:tr>
      <w:tr w:rsidR="00E978EC" w14:paraId="78C81D2D" w14:textId="3C68DE2A"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11BF7ACB" w14:textId="61042C00" w:rsidR="00E978EC" w:rsidRDefault="00E978EC" w:rsidP="00845B50">
            <w:pPr>
              <w:jc w:val="center"/>
            </w:pPr>
            <w:r>
              <w:t>Bâtiments spéciaux</w:t>
            </w:r>
          </w:p>
        </w:tc>
        <w:tc>
          <w:tcPr>
            <w:tcW w:w="928" w:type="dxa"/>
          </w:tcPr>
          <w:p w14:paraId="1E1FCBC6" w14:textId="77777777" w:rsidR="00E978EC" w:rsidRDefault="00E978EC" w:rsidP="00845B50">
            <w:pPr>
              <w:jc w:val="center"/>
              <w:cnfStyle w:val="000000100000" w:firstRow="0" w:lastRow="0" w:firstColumn="0" w:lastColumn="0" w:oddVBand="0" w:evenVBand="0" w:oddHBand="1" w:evenHBand="0" w:firstRowFirstColumn="0" w:firstRowLastColumn="0" w:lastRowFirstColumn="0" w:lastRowLastColumn="0"/>
            </w:pPr>
          </w:p>
        </w:tc>
      </w:tr>
      <w:tr w:rsidR="00E978EC" w14:paraId="69831449" w14:textId="44D92E97"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0143485" w14:textId="67B9AB15" w:rsidR="00E978EC" w:rsidRDefault="00E978EC" w:rsidP="00845B50">
            <w:r w:rsidRPr="00D8278E">
              <w:t>Extérieur</w:t>
            </w:r>
          </w:p>
        </w:tc>
        <w:tc>
          <w:tcPr>
            <w:tcW w:w="2619" w:type="dxa"/>
          </w:tcPr>
          <w:p w14:paraId="122F9ED2" w14:textId="6CA11C25" w:rsidR="00E978EC" w:rsidRDefault="00E978EC" w:rsidP="00845B50">
            <w:pPr>
              <w:cnfStyle w:val="000000000000" w:firstRow="0" w:lastRow="0" w:firstColumn="0" w:lastColumn="0" w:oddVBand="0" w:evenVBand="0" w:oddHBand="0" w:evenHBand="0" w:firstRowFirstColumn="0" w:firstRowLastColumn="0" w:lastRowFirstColumn="0" w:lastRowLastColumn="0"/>
            </w:pPr>
            <w:r>
              <w:t>Défense</w:t>
            </w:r>
          </w:p>
        </w:tc>
        <w:tc>
          <w:tcPr>
            <w:tcW w:w="1317" w:type="dxa"/>
          </w:tcPr>
          <w:p w14:paraId="47ECA339" w14:textId="5201A255"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c>
          <w:tcPr>
            <w:tcW w:w="1218" w:type="dxa"/>
          </w:tcPr>
          <w:p w14:paraId="5C3E9FBE" w14:textId="7BB0899A"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c>
          <w:tcPr>
            <w:tcW w:w="1160" w:type="dxa"/>
          </w:tcPr>
          <w:p w14:paraId="35AAE7E2" w14:textId="618126C9"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c>
          <w:tcPr>
            <w:tcW w:w="928" w:type="dxa"/>
          </w:tcPr>
          <w:p w14:paraId="5ADD3184" w14:textId="1ED66232"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r>
      <w:tr w:rsidR="00E978EC" w14:paraId="58980191" w14:textId="72C18CE9"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4AE33AC" w14:textId="58E522AA" w:rsidR="00E978EC" w:rsidRDefault="00E978EC" w:rsidP="00845B50">
            <w:r w:rsidRPr="00D8278E">
              <w:t>Chantier</w:t>
            </w:r>
          </w:p>
        </w:tc>
        <w:tc>
          <w:tcPr>
            <w:tcW w:w="2619" w:type="dxa"/>
          </w:tcPr>
          <w:p w14:paraId="0A0130B1" w14:textId="0587FBA4" w:rsidR="00E978EC" w:rsidRDefault="00E978EC" w:rsidP="00845B50">
            <w:pPr>
              <w:cnfStyle w:val="000000100000" w:firstRow="0" w:lastRow="0" w:firstColumn="0" w:lastColumn="0" w:oddVBand="0" w:evenVBand="0" w:oddHBand="1" w:evenHBand="0" w:firstRowFirstColumn="0" w:firstRowLastColumn="0" w:lastRowFirstColumn="0" w:lastRowLastColumn="0"/>
            </w:pPr>
            <w:r>
              <w:t>Aménagement</w:t>
            </w:r>
          </w:p>
        </w:tc>
        <w:tc>
          <w:tcPr>
            <w:tcW w:w="1317" w:type="dxa"/>
          </w:tcPr>
          <w:p w14:paraId="6AB5BCA8" w14:textId="22CD9FE2" w:rsidR="00E978EC" w:rsidRDefault="00E978EC" w:rsidP="00845B50">
            <w:pPr>
              <w:cnfStyle w:val="000000100000" w:firstRow="0" w:lastRow="0" w:firstColumn="0" w:lastColumn="0" w:oddVBand="0" w:evenVBand="0" w:oddHBand="1" w:evenHBand="0" w:firstRowFirstColumn="0" w:firstRowLastColumn="0" w:lastRowFirstColumn="0" w:lastRowLastColumn="0"/>
            </w:pPr>
            <w:r>
              <w:t>H.S.</w:t>
            </w:r>
          </w:p>
        </w:tc>
        <w:tc>
          <w:tcPr>
            <w:tcW w:w="1218" w:type="dxa"/>
          </w:tcPr>
          <w:p w14:paraId="59136860" w14:textId="4C44C45D" w:rsidR="00E978EC" w:rsidRDefault="00E978EC" w:rsidP="004464DF">
            <w:pPr>
              <w:cnfStyle w:val="000000100000" w:firstRow="0" w:lastRow="0" w:firstColumn="0" w:lastColumn="0" w:oddVBand="0" w:evenVBand="0" w:oddHBand="1" w:evenHBand="0" w:firstRowFirstColumn="0" w:firstRowLastColumn="0" w:lastRowFirstColumn="0" w:lastRowLastColumn="0"/>
            </w:pPr>
            <w:r>
              <w:t>Spécial</w:t>
            </w:r>
          </w:p>
        </w:tc>
        <w:tc>
          <w:tcPr>
            <w:tcW w:w="1160" w:type="dxa"/>
          </w:tcPr>
          <w:p w14:paraId="1404FE1B" w14:textId="497F419F" w:rsidR="00E978EC" w:rsidRDefault="00E978EC" w:rsidP="004464DF">
            <w:pPr>
              <w:cnfStyle w:val="000000100000" w:firstRow="0" w:lastRow="0" w:firstColumn="0" w:lastColumn="0" w:oddVBand="0" w:evenVBand="0" w:oddHBand="1" w:evenHBand="0" w:firstRowFirstColumn="0" w:firstRowLastColumn="0" w:lastRowFirstColumn="0" w:lastRowLastColumn="0"/>
            </w:pPr>
            <w:r>
              <w:t>H.S.</w:t>
            </w:r>
          </w:p>
        </w:tc>
        <w:tc>
          <w:tcPr>
            <w:tcW w:w="928" w:type="dxa"/>
          </w:tcPr>
          <w:p w14:paraId="0647BF6F" w14:textId="4FBD1F9C" w:rsidR="00E978EC" w:rsidRDefault="00E978EC" w:rsidP="004464DF">
            <w:pPr>
              <w:cnfStyle w:val="000000100000" w:firstRow="0" w:lastRow="0" w:firstColumn="0" w:lastColumn="0" w:oddVBand="0" w:evenVBand="0" w:oddHBand="1" w:evenHBand="0" w:firstRowFirstColumn="0" w:firstRowLastColumn="0" w:lastRowFirstColumn="0" w:lastRowLastColumn="0"/>
            </w:pPr>
            <w:r>
              <w:t>H.S.</w:t>
            </w:r>
          </w:p>
        </w:tc>
      </w:tr>
      <w:tr w:rsidR="00E978EC" w14:paraId="5029BC5A" w14:textId="0987B150"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A80F795" w14:textId="696FAC05" w:rsidR="00E978EC" w:rsidRDefault="00E978EC" w:rsidP="00845B50">
            <w:r w:rsidRPr="00D8278E">
              <w:t>Ruine</w:t>
            </w:r>
          </w:p>
        </w:tc>
        <w:tc>
          <w:tcPr>
            <w:tcW w:w="2619" w:type="dxa"/>
          </w:tcPr>
          <w:p w14:paraId="20A6FC27" w14:textId="4CCD6DF6" w:rsidR="00E978EC" w:rsidRDefault="00E978EC" w:rsidP="00845B50">
            <w:pPr>
              <w:cnfStyle w:val="000000000000" w:firstRow="0" w:lastRow="0" w:firstColumn="0" w:lastColumn="0" w:oddVBand="0" w:evenVBand="0" w:oddHBand="0" w:evenHBand="0" w:firstRowFirstColumn="0" w:firstRowLastColumn="0" w:lastRowFirstColumn="0" w:lastRowLastColumn="0"/>
            </w:pPr>
            <w:r>
              <w:t>Aménagement/Recherche</w:t>
            </w:r>
          </w:p>
        </w:tc>
        <w:tc>
          <w:tcPr>
            <w:tcW w:w="1317" w:type="dxa"/>
          </w:tcPr>
          <w:p w14:paraId="412422A9" w14:textId="457B7792"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c>
          <w:tcPr>
            <w:tcW w:w="1218" w:type="dxa"/>
          </w:tcPr>
          <w:p w14:paraId="2252739B" w14:textId="052E07F8" w:rsidR="00E978EC" w:rsidRDefault="00E978EC" w:rsidP="00845B50">
            <w:pPr>
              <w:cnfStyle w:val="000000000000" w:firstRow="0" w:lastRow="0" w:firstColumn="0" w:lastColumn="0" w:oddVBand="0" w:evenVBand="0" w:oddHBand="0" w:evenHBand="0" w:firstRowFirstColumn="0" w:firstRowLastColumn="0" w:lastRowFirstColumn="0" w:lastRowLastColumn="0"/>
            </w:pPr>
            <w:r>
              <w:t>Spécial</w:t>
            </w:r>
          </w:p>
        </w:tc>
        <w:tc>
          <w:tcPr>
            <w:tcW w:w="1160" w:type="dxa"/>
          </w:tcPr>
          <w:p w14:paraId="5488A3BF" w14:textId="32055611"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c>
          <w:tcPr>
            <w:tcW w:w="928" w:type="dxa"/>
          </w:tcPr>
          <w:p w14:paraId="35A9EF14" w14:textId="2572745F" w:rsidR="00E978EC" w:rsidRDefault="00E978EC" w:rsidP="00845B50">
            <w:pPr>
              <w:cnfStyle w:val="000000000000" w:firstRow="0" w:lastRow="0" w:firstColumn="0" w:lastColumn="0" w:oddVBand="0" w:evenVBand="0" w:oddHBand="0" w:evenHBand="0" w:firstRowFirstColumn="0" w:firstRowLastColumn="0" w:lastRowFirstColumn="0" w:lastRowLastColumn="0"/>
            </w:pPr>
            <w:r>
              <w:t>H.S.</w:t>
            </w:r>
          </w:p>
        </w:tc>
      </w:tr>
      <w:tr w:rsidR="00E978EC" w14:paraId="0B3F286C" w14:textId="5345A1C4"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C2BA7A1" w14:textId="7C273AF7" w:rsidR="00E978EC" w:rsidRDefault="00E978EC" w:rsidP="00845B50">
            <w:r w:rsidRPr="00D8278E">
              <w:t>Emplacement libre</w:t>
            </w:r>
          </w:p>
        </w:tc>
        <w:tc>
          <w:tcPr>
            <w:tcW w:w="2619" w:type="dxa"/>
          </w:tcPr>
          <w:p w14:paraId="61CAAAA5" w14:textId="000056BB" w:rsidR="00E978EC" w:rsidRDefault="00E978EC" w:rsidP="00845B50">
            <w:pPr>
              <w:cnfStyle w:val="000000100000" w:firstRow="0" w:lastRow="0" w:firstColumn="0" w:lastColumn="0" w:oddVBand="0" w:evenVBand="0" w:oddHBand="1" w:evenHBand="0" w:firstRowFirstColumn="0" w:firstRowLastColumn="0" w:lastRowFirstColumn="0" w:lastRowLastColumn="0"/>
            </w:pPr>
            <w:r>
              <w:t>Aménagement</w:t>
            </w:r>
          </w:p>
        </w:tc>
        <w:tc>
          <w:tcPr>
            <w:tcW w:w="1317" w:type="dxa"/>
          </w:tcPr>
          <w:p w14:paraId="37017028" w14:textId="2CA6E70B" w:rsidR="00E978EC" w:rsidRDefault="00E978EC" w:rsidP="00845B50">
            <w:pPr>
              <w:cnfStyle w:val="000000100000" w:firstRow="0" w:lastRow="0" w:firstColumn="0" w:lastColumn="0" w:oddVBand="0" w:evenVBand="0" w:oddHBand="1" w:evenHBand="0" w:firstRowFirstColumn="0" w:firstRowLastColumn="0" w:lastRowFirstColumn="0" w:lastRowLastColumn="0"/>
            </w:pPr>
            <w:r>
              <w:t>H.S.</w:t>
            </w:r>
          </w:p>
        </w:tc>
        <w:tc>
          <w:tcPr>
            <w:tcW w:w="1218" w:type="dxa"/>
          </w:tcPr>
          <w:p w14:paraId="4D387DCE" w14:textId="51F462F3" w:rsidR="00E978EC" w:rsidRDefault="00E978EC" w:rsidP="00845B50">
            <w:pPr>
              <w:cnfStyle w:val="000000100000" w:firstRow="0" w:lastRow="0" w:firstColumn="0" w:lastColumn="0" w:oddVBand="0" w:evenVBand="0" w:oddHBand="1" w:evenHBand="0" w:firstRowFirstColumn="0" w:firstRowLastColumn="0" w:lastRowFirstColumn="0" w:lastRowLastColumn="0"/>
            </w:pPr>
            <w:r>
              <w:t>H.S.</w:t>
            </w:r>
          </w:p>
        </w:tc>
        <w:tc>
          <w:tcPr>
            <w:tcW w:w="1160" w:type="dxa"/>
          </w:tcPr>
          <w:p w14:paraId="7C3A4412" w14:textId="11C393D5" w:rsidR="00E978EC" w:rsidRDefault="00E978EC" w:rsidP="00845B50">
            <w:pPr>
              <w:cnfStyle w:val="000000100000" w:firstRow="0" w:lastRow="0" w:firstColumn="0" w:lastColumn="0" w:oddVBand="0" w:evenVBand="0" w:oddHBand="1" w:evenHBand="0" w:firstRowFirstColumn="0" w:firstRowLastColumn="0" w:lastRowFirstColumn="0" w:lastRowLastColumn="0"/>
            </w:pPr>
            <w:r>
              <w:t>H.S.</w:t>
            </w:r>
          </w:p>
        </w:tc>
        <w:tc>
          <w:tcPr>
            <w:tcW w:w="928" w:type="dxa"/>
          </w:tcPr>
          <w:p w14:paraId="315BAB54" w14:textId="32E73781" w:rsidR="00E978EC" w:rsidRDefault="00E978EC" w:rsidP="00845B50">
            <w:pPr>
              <w:cnfStyle w:val="000000100000" w:firstRow="0" w:lastRow="0" w:firstColumn="0" w:lastColumn="0" w:oddVBand="0" w:evenVBand="0" w:oddHBand="1" w:evenHBand="0" w:firstRowFirstColumn="0" w:firstRowLastColumn="0" w:lastRowFirstColumn="0" w:lastRowLastColumn="0"/>
            </w:pPr>
            <w:r>
              <w:t>H.S.</w:t>
            </w:r>
          </w:p>
        </w:tc>
      </w:tr>
      <w:tr w:rsidR="00E978EC" w14:paraId="6812B3BE" w14:textId="24C8882A" w:rsidTr="00A520ED">
        <w:trPr>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0AB001A4" w14:textId="766B7669" w:rsidR="00E978EC" w:rsidRDefault="00E978EC" w:rsidP="00845B50">
            <w:pPr>
              <w:jc w:val="center"/>
            </w:pPr>
            <w:r>
              <w:t xml:space="preserve">Secteur </w:t>
            </w:r>
            <w:r w:rsidRPr="00D8278E">
              <w:t>Administration</w:t>
            </w:r>
          </w:p>
        </w:tc>
        <w:tc>
          <w:tcPr>
            <w:tcW w:w="928" w:type="dxa"/>
          </w:tcPr>
          <w:p w14:paraId="3C1C7425" w14:textId="77777777" w:rsidR="00E978EC" w:rsidRDefault="00E978EC" w:rsidP="00845B50">
            <w:pPr>
              <w:jc w:val="center"/>
              <w:cnfStyle w:val="000000000000" w:firstRow="0" w:lastRow="0" w:firstColumn="0" w:lastColumn="0" w:oddVBand="0" w:evenVBand="0" w:oddHBand="0" w:evenHBand="0" w:firstRowFirstColumn="0" w:firstRowLastColumn="0" w:lastRowFirstColumn="0" w:lastRowLastColumn="0"/>
            </w:pPr>
          </w:p>
        </w:tc>
      </w:tr>
      <w:tr w:rsidR="00E978EC" w14:paraId="58449C58" w14:textId="2AA094D2"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086700B" w14:textId="20D39355" w:rsidR="00E978EC" w:rsidRDefault="00E978EC" w:rsidP="00845B50">
            <w:r w:rsidRPr="00D8278E">
              <w:t>Hôtel de ville</w:t>
            </w:r>
          </w:p>
        </w:tc>
        <w:tc>
          <w:tcPr>
            <w:tcW w:w="2619" w:type="dxa"/>
          </w:tcPr>
          <w:p w14:paraId="30851EAE" w14:textId="280BE7AD" w:rsidR="00E978EC" w:rsidRDefault="00E978EC" w:rsidP="00845B50">
            <w:pPr>
              <w:cnfStyle w:val="000000100000" w:firstRow="0" w:lastRow="0" w:firstColumn="0" w:lastColumn="0" w:oddVBand="0" w:evenVBand="0" w:oddHBand="1" w:evenHBand="0" w:firstRowFirstColumn="0" w:firstRowLastColumn="0" w:lastRowFirstColumn="0" w:lastRowLastColumn="0"/>
            </w:pPr>
            <w:r>
              <w:t>Intérieur</w:t>
            </w:r>
          </w:p>
        </w:tc>
        <w:tc>
          <w:tcPr>
            <w:tcW w:w="1317" w:type="dxa"/>
          </w:tcPr>
          <w:p w14:paraId="7DF6B407" w14:textId="19FA6405" w:rsidR="00E978EC" w:rsidRDefault="00E978EC" w:rsidP="00845B50">
            <w:pPr>
              <w:cnfStyle w:val="000000100000" w:firstRow="0" w:lastRow="0" w:firstColumn="0" w:lastColumn="0" w:oddVBand="0" w:evenVBand="0" w:oddHBand="1" w:evenHBand="0" w:firstRowFirstColumn="0" w:firstRowLastColumn="0" w:lastRowFirstColumn="0" w:lastRowLastColumn="0"/>
            </w:pPr>
            <w:r>
              <w:t>100</w:t>
            </w:r>
          </w:p>
        </w:tc>
        <w:tc>
          <w:tcPr>
            <w:tcW w:w="1218" w:type="dxa"/>
          </w:tcPr>
          <w:p w14:paraId="7C6560EF" w14:textId="2784E46A" w:rsidR="00E978EC" w:rsidRDefault="00E978EC" w:rsidP="00845B50">
            <w:pPr>
              <w:cnfStyle w:val="000000100000" w:firstRow="0" w:lastRow="0" w:firstColumn="0" w:lastColumn="0" w:oddVBand="0" w:evenVBand="0" w:oddHBand="1" w:evenHBand="0" w:firstRowFirstColumn="0" w:firstRowLastColumn="0" w:lastRowFirstColumn="0" w:lastRowLastColumn="0"/>
            </w:pPr>
            <w:r>
              <w:t>100</w:t>
            </w:r>
          </w:p>
        </w:tc>
        <w:tc>
          <w:tcPr>
            <w:tcW w:w="1160" w:type="dxa"/>
          </w:tcPr>
          <w:p w14:paraId="14BB1721" w14:textId="170B1B10" w:rsidR="00E978EC" w:rsidRDefault="00E978EC" w:rsidP="00845B50">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6D7A0CE9" w14:textId="6B492547" w:rsidR="00E978EC" w:rsidRDefault="00E978EC" w:rsidP="00845B50">
            <w:pPr>
              <w:cnfStyle w:val="000000100000" w:firstRow="0" w:lastRow="0" w:firstColumn="0" w:lastColumn="0" w:oddVBand="0" w:evenVBand="0" w:oddHBand="1" w:evenHBand="0" w:firstRowFirstColumn="0" w:firstRowLastColumn="0" w:lastRowFirstColumn="0" w:lastRowLastColumn="0"/>
            </w:pPr>
            <w:r>
              <w:t>5</w:t>
            </w:r>
          </w:p>
        </w:tc>
      </w:tr>
      <w:tr w:rsidR="00E978EC" w14:paraId="1917B1AE" w14:textId="7E4E3190"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B2ECEFB" w14:textId="6FC7ECDB" w:rsidR="00E978EC" w:rsidRDefault="00E978EC" w:rsidP="00845B50">
            <w:r w:rsidRPr="00D8278E">
              <w:t>Préfecture</w:t>
            </w:r>
          </w:p>
        </w:tc>
        <w:tc>
          <w:tcPr>
            <w:tcW w:w="2619" w:type="dxa"/>
          </w:tcPr>
          <w:p w14:paraId="2DC76C6B" w14:textId="4BD657E7" w:rsidR="00E978EC" w:rsidRDefault="00E978EC" w:rsidP="00845B50">
            <w:pPr>
              <w:cnfStyle w:val="000000000000" w:firstRow="0" w:lastRow="0" w:firstColumn="0" w:lastColumn="0" w:oddVBand="0" w:evenVBand="0" w:oddHBand="0" w:evenHBand="0" w:firstRowFirstColumn="0" w:firstRowLastColumn="0" w:lastRowFirstColumn="0" w:lastRowLastColumn="0"/>
            </w:pPr>
            <w:r>
              <w:t>Extérieur</w:t>
            </w:r>
          </w:p>
        </w:tc>
        <w:tc>
          <w:tcPr>
            <w:tcW w:w="1317" w:type="dxa"/>
          </w:tcPr>
          <w:p w14:paraId="56971AAA" w14:textId="1FFEE9AE" w:rsidR="00E978EC" w:rsidRDefault="00E978EC" w:rsidP="00845B50">
            <w:pPr>
              <w:cnfStyle w:val="000000000000" w:firstRow="0" w:lastRow="0" w:firstColumn="0" w:lastColumn="0" w:oddVBand="0" w:evenVBand="0" w:oddHBand="0" w:evenHBand="0" w:firstRowFirstColumn="0" w:firstRowLastColumn="0" w:lastRowFirstColumn="0" w:lastRowLastColumn="0"/>
            </w:pPr>
            <w:r>
              <w:t>500</w:t>
            </w:r>
          </w:p>
        </w:tc>
        <w:tc>
          <w:tcPr>
            <w:tcW w:w="1218" w:type="dxa"/>
          </w:tcPr>
          <w:p w14:paraId="7DE6C4C5" w14:textId="303B6BB5" w:rsidR="00E978EC" w:rsidRDefault="00E978EC" w:rsidP="00845B50">
            <w:pPr>
              <w:cnfStyle w:val="000000000000" w:firstRow="0" w:lastRow="0" w:firstColumn="0" w:lastColumn="0" w:oddVBand="0" w:evenVBand="0" w:oddHBand="0" w:evenHBand="0" w:firstRowFirstColumn="0" w:firstRowLastColumn="0" w:lastRowFirstColumn="0" w:lastRowLastColumn="0"/>
            </w:pPr>
            <w:r>
              <w:t>200</w:t>
            </w:r>
          </w:p>
        </w:tc>
        <w:tc>
          <w:tcPr>
            <w:tcW w:w="1160" w:type="dxa"/>
          </w:tcPr>
          <w:p w14:paraId="22A2DBD7" w14:textId="2019EFA2" w:rsidR="00E978EC" w:rsidRDefault="00E978EC" w:rsidP="00845B50">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18D0694F" w14:textId="702817B1" w:rsidR="00E978EC" w:rsidRDefault="00E978EC" w:rsidP="00845B50">
            <w:pPr>
              <w:cnfStyle w:val="000000000000" w:firstRow="0" w:lastRow="0" w:firstColumn="0" w:lastColumn="0" w:oddVBand="0" w:evenVBand="0" w:oddHBand="0" w:evenHBand="0" w:firstRowFirstColumn="0" w:firstRowLastColumn="0" w:lastRowFirstColumn="0" w:lastRowLastColumn="0"/>
            </w:pPr>
            <w:r>
              <w:t>0</w:t>
            </w:r>
          </w:p>
        </w:tc>
      </w:tr>
      <w:tr w:rsidR="00E978EC" w14:paraId="492519BA" w14:textId="0E64C941"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D081A48" w14:textId="63D68A9D" w:rsidR="00E978EC" w:rsidRDefault="00E978EC" w:rsidP="006544FF">
            <w:r w:rsidRPr="00D8278E">
              <w:t>Palais</w:t>
            </w:r>
          </w:p>
        </w:tc>
        <w:tc>
          <w:tcPr>
            <w:tcW w:w="2619" w:type="dxa"/>
          </w:tcPr>
          <w:p w14:paraId="7AE50D3A" w14:textId="44163896" w:rsidR="00E978EC" w:rsidRDefault="00E978EC" w:rsidP="006544FF">
            <w:pPr>
              <w:cnfStyle w:val="000000100000" w:firstRow="0" w:lastRow="0" w:firstColumn="0" w:lastColumn="0" w:oddVBand="0" w:evenVBand="0" w:oddHBand="1" w:evenHBand="0" w:firstRowFirstColumn="0" w:firstRowLastColumn="0" w:lastRowFirstColumn="0" w:lastRowLastColumn="0"/>
            </w:pPr>
            <w:r>
              <w:t>Extérieur</w:t>
            </w:r>
          </w:p>
        </w:tc>
        <w:tc>
          <w:tcPr>
            <w:tcW w:w="1317" w:type="dxa"/>
          </w:tcPr>
          <w:p w14:paraId="40395871" w14:textId="2F141FE9" w:rsidR="00E978EC" w:rsidRDefault="00E978EC" w:rsidP="006544FF">
            <w:pPr>
              <w:cnfStyle w:val="000000100000" w:firstRow="0" w:lastRow="0" w:firstColumn="0" w:lastColumn="0" w:oddVBand="0" w:evenVBand="0" w:oddHBand="1" w:evenHBand="0" w:firstRowFirstColumn="0" w:firstRowLastColumn="0" w:lastRowFirstColumn="0" w:lastRowLastColumn="0"/>
            </w:pPr>
            <w:r>
              <w:t>1000</w:t>
            </w:r>
          </w:p>
        </w:tc>
        <w:tc>
          <w:tcPr>
            <w:tcW w:w="1218" w:type="dxa"/>
          </w:tcPr>
          <w:p w14:paraId="7302AFF4" w14:textId="28B26230" w:rsidR="00E978EC" w:rsidRDefault="00E978EC" w:rsidP="006544FF">
            <w:pPr>
              <w:cnfStyle w:val="000000100000" w:firstRow="0" w:lastRow="0" w:firstColumn="0" w:lastColumn="0" w:oddVBand="0" w:evenVBand="0" w:oddHBand="1" w:evenHBand="0" w:firstRowFirstColumn="0" w:firstRowLastColumn="0" w:lastRowFirstColumn="0" w:lastRowLastColumn="0"/>
            </w:pPr>
            <w:r>
              <w:t>500</w:t>
            </w:r>
          </w:p>
        </w:tc>
        <w:tc>
          <w:tcPr>
            <w:tcW w:w="1160" w:type="dxa"/>
          </w:tcPr>
          <w:p w14:paraId="79228971" w14:textId="1E0AE3E2"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4B897604" w14:textId="4D21C7BA"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61F65B79" w14:textId="73814227"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2F58D89A" w14:textId="38908905" w:rsidR="00E978EC" w:rsidRDefault="00E978EC" w:rsidP="006544FF">
            <w:r w:rsidRPr="00D8278E">
              <w:t>Comptoir</w:t>
            </w:r>
          </w:p>
        </w:tc>
        <w:tc>
          <w:tcPr>
            <w:tcW w:w="2619" w:type="dxa"/>
          </w:tcPr>
          <w:p w14:paraId="7E7A5239" w14:textId="5CE00BA4" w:rsidR="00E978EC" w:rsidRDefault="00E978EC" w:rsidP="006544FF">
            <w:pPr>
              <w:cnfStyle w:val="000000000000" w:firstRow="0" w:lastRow="0" w:firstColumn="0" w:lastColumn="0" w:oddVBand="0" w:evenVBand="0" w:oddHBand="0" w:evenHBand="0" w:firstRowFirstColumn="0" w:firstRowLastColumn="0" w:lastRowFirstColumn="0" w:lastRowLastColumn="0"/>
            </w:pPr>
            <w:r>
              <w:t>Extérieur</w:t>
            </w:r>
          </w:p>
        </w:tc>
        <w:tc>
          <w:tcPr>
            <w:tcW w:w="1317" w:type="dxa"/>
          </w:tcPr>
          <w:p w14:paraId="35B16372" w14:textId="3218EB9D" w:rsidR="00E978EC" w:rsidRDefault="00E978EC" w:rsidP="006544FF">
            <w:pPr>
              <w:cnfStyle w:val="000000000000" w:firstRow="0" w:lastRow="0" w:firstColumn="0" w:lastColumn="0" w:oddVBand="0" w:evenVBand="0" w:oddHBand="0" w:evenHBand="0" w:firstRowFirstColumn="0" w:firstRowLastColumn="0" w:lastRowFirstColumn="0" w:lastRowLastColumn="0"/>
            </w:pPr>
            <w:r>
              <w:t>300</w:t>
            </w:r>
          </w:p>
        </w:tc>
        <w:tc>
          <w:tcPr>
            <w:tcW w:w="1218" w:type="dxa"/>
          </w:tcPr>
          <w:p w14:paraId="7140E74D" w14:textId="04CCCF4D" w:rsidR="00E978EC" w:rsidRDefault="00E978EC" w:rsidP="006544FF">
            <w:pPr>
              <w:cnfStyle w:val="000000000000" w:firstRow="0" w:lastRow="0" w:firstColumn="0" w:lastColumn="0" w:oddVBand="0" w:evenVBand="0" w:oddHBand="0" w:evenHBand="0" w:firstRowFirstColumn="0" w:firstRowLastColumn="0" w:lastRowFirstColumn="0" w:lastRowLastColumn="0"/>
            </w:pPr>
            <w:r>
              <w:t>50</w:t>
            </w:r>
          </w:p>
        </w:tc>
        <w:tc>
          <w:tcPr>
            <w:tcW w:w="1160" w:type="dxa"/>
          </w:tcPr>
          <w:p w14:paraId="3911CF05" w14:textId="22D51A43"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40D3D60B" w14:textId="23F8101A"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1D25D6C2" w14:textId="19C731D9"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5667DF8F" w14:textId="3DB2DDAD" w:rsidR="00E978EC" w:rsidRDefault="00E978EC" w:rsidP="006544FF">
            <w:pPr>
              <w:jc w:val="center"/>
            </w:pPr>
            <w:r>
              <w:t xml:space="preserve">Secteur </w:t>
            </w:r>
            <w:r w:rsidRPr="00D8278E">
              <w:t>Primaire</w:t>
            </w:r>
          </w:p>
        </w:tc>
        <w:tc>
          <w:tcPr>
            <w:tcW w:w="928" w:type="dxa"/>
          </w:tcPr>
          <w:p w14:paraId="09D0211C" w14:textId="77777777" w:rsidR="00E978EC" w:rsidRDefault="00E978EC" w:rsidP="006544FF">
            <w:pPr>
              <w:jc w:val="center"/>
              <w:cnfStyle w:val="000000100000" w:firstRow="0" w:lastRow="0" w:firstColumn="0" w:lastColumn="0" w:oddVBand="0" w:evenVBand="0" w:oddHBand="1" w:evenHBand="0" w:firstRowFirstColumn="0" w:firstRowLastColumn="0" w:lastRowFirstColumn="0" w:lastRowLastColumn="0"/>
            </w:pPr>
          </w:p>
        </w:tc>
      </w:tr>
      <w:tr w:rsidR="00E978EC" w14:paraId="33DED030" w14:textId="1092E965"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4FAC94A9" w14:textId="479899C8" w:rsidR="00E978EC" w:rsidRDefault="00E978EC" w:rsidP="006544FF">
            <w:r w:rsidRPr="00D8278E">
              <w:t>Cabane de bucheron</w:t>
            </w:r>
          </w:p>
        </w:tc>
        <w:tc>
          <w:tcPr>
            <w:tcW w:w="2619" w:type="dxa"/>
          </w:tcPr>
          <w:p w14:paraId="2ACFFC79" w14:textId="75BC4A0E"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08158913" w14:textId="07C03CA4"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218" w:type="dxa"/>
          </w:tcPr>
          <w:p w14:paraId="3D384C95" w14:textId="40397C83"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78D510F6" w14:textId="645D48EA"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6F108056" w14:textId="7E8E6DA3"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36A6C0D5" w14:textId="6718495E"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05E59609" w14:textId="44507A9A" w:rsidR="00E978EC" w:rsidRDefault="00E978EC" w:rsidP="006544FF">
            <w:r w:rsidRPr="00D8278E">
              <w:t>Cabane de cueilleur</w:t>
            </w:r>
          </w:p>
        </w:tc>
        <w:tc>
          <w:tcPr>
            <w:tcW w:w="2619" w:type="dxa"/>
          </w:tcPr>
          <w:p w14:paraId="53B98D84" w14:textId="5371FD3C" w:rsidR="00E978EC" w:rsidRDefault="00E978EC" w:rsidP="006544FF">
            <w:pPr>
              <w:cnfStyle w:val="000000100000" w:firstRow="0" w:lastRow="0" w:firstColumn="0" w:lastColumn="0" w:oddVBand="0" w:evenVBand="0" w:oddHBand="1" w:evenHBand="0" w:firstRowFirstColumn="0" w:firstRowLastColumn="0" w:lastRowFirstColumn="0" w:lastRowLastColumn="0"/>
            </w:pPr>
            <w:r>
              <w:t>Agriculture</w:t>
            </w:r>
          </w:p>
        </w:tc>
        <w:tc>
          <w:tcPr>
            <w:tcW w:w="1317" w:type="dxa"/>
          </w:tcPr>
          <w:p w14:paraId="1076EE47" w14:textId="115512D5" w:rsidR="00E978EC" w:rsidRDefault="00E978EC" w:rsidP="006544FF">
            <w:pPr>
              <w:cnfStyle w:val="000000100000" w:firstRow="0" w:lastRow="0" w:firstColumn="0" w:lastColumn="0" w:oddVBand="0" w:evenVBand="0" w:oddHBand="1" w:evenHBand="0" w:firstRowFirstColumn="0" w:firstRowLastColumn="0" w:lastRowFirstColumn="0" w:lastRowLastColumn="0"/>
            </w:pPr>
            <w:r>
              <w:t>100</w:t>
            </w:r>
          </w:p>
        </w:tc>
        <w:tc>
          <w:tcPr>
            <w:tcW w:w="1218" w:type="dxa"/>
          </w:tcPr>
          <w:p w14:paraId="3D9FCDCB" w14:textId="786A88A0" w:rsidR="00E978EC" w:rsidRDefault="00E978EC" w:rsidP="006544FF">
            <w:pPr>
              <w:cnfStyle w:val="000000100000" w:firstRow="0" w:lastRow="0" w:firstColumn="0" w:lastColumn="0" w:oddVBand="0" w:evenVBand="0" w:oddHBand="1" w:evenHBand="0" w:firstRowFirstColumn="0" w:firstRowLastColumn="0" w:lastRowFirstColumn="0" w:lastRowLastColumn="0"/>
            </w:pPr>
            <w:r>
              <w:t>25</w:t>
            </w:r>
          </w:p>
        </w:tc>
        <w:tc>
          <w:tcPr>
            <w:tcW w:w="1160" w:type="dxa"/>
          </w:tcPr>
          <w:p w14:paraId="7D5BA079" w14:textId="69C32B45"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29C38B2B" w14:textId="39110F42"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05A06512" w14:textId="4DBEB94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6408E49" w14:textId="5E7C43D4" w:rsidR="00E978EC" w:rsidRDefault="00E978EC" w:rsidP="006544FF">
            <w:r w:rsidRPr="00D8278E">
              <w:t>Carrière</w:t>
            </w:r>
          </w:p>
        </w:tc>
        <w:tc>
          <w:tcPr>
            <w:tcW w:w="2619" w:type="dxa"/>
          </w:tcPr>
          <w:p w14:paraId="659F575D" w14:textId="570CD444" w:rsidR="00E978EC" w:rsidRDefault="00E978EC" w:rsidP="006544FF">
            <w:pPr>
              <w:cnfStyle w:val="000000000000" w:firstRow="0" w:lastRow="0" w:firstColumn="0" w:lastColumn="0" w:oddVBand="0" w:evenVBand="0" w:oddHBand="0" w:evenHBand="0" w:firstRowFirstColumn="0" w:firstRowLastColumn="0" w:lastRowFirstColumn="0" w:lastRowLastColumn="0"/>
            </w:pPr>
            <w:r>
              <w:t>Industrie</w:t>
            </w:r>
          </w:p>
        </w:tc>
        <w:tc>
          <w:tcPr>
            <w:tcW w:w="1317" w:type="dxa"/>
          </w:tcPr>
          <w:p w14:paraId="2CE78A9D" w14:textId="65C9FF53"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218" w:type="dxa"/>
          </w:tcPr>
          <w:p w14:paraId="49BD7E3A" w14:textId="2A085691"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088CF90E" w14:textId="7F5FF657"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28D7A028" w14:textId="5E83395B"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65911A53" w14:textId="7327E88F"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75520986" w14:textId="60430CB5" w:rsidR="00E978EC" w:rsidRDefault="00E978EC" w:rsidP="006544FF">
            <w:r w:rsidRPr="00D8278E">
              <w:t>Mine</w:t>
            </w:r>
          </w:p>
        </w:tc>
        <w:tc>
          <w:tcPr>
            <w:tcW w:w="2619" w:type="dxa"/>
          </w:tcPr>
          <w:p w14:paraId="67445D67" w14:textId="22381D01"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44C01ED8" w14:textId="4CF4C8D9" w:rsidR="00E978EC" w:rsidRDefault="00E978EC" w:rsidP="006544FF">
            <w:pPr>
              <w:cnfStyle w:val="000000100000" w:firstRow="0" w:lastRow="0" w:firstColumn="0" w:lastColumn="0" w:oddVBand="0" w:evenVBand="0" w:oddHBand="1" w:evenHBand="0" w:firstRowFirstColumn="0" w:firstRowLastColumn="0" w:lastRowFirstColumn="0" w:lastRowLastColumn="0"/>
            </w:pPr>
            <w:r>
              <w:t>100</w:t>
            </w:r>
          </w:p>
        </w:tc>
        <w:tc>
          <w:tcPr>
            <w:tcW w:w="1218" w:type="dxa"/>
          </w:tcPr>
          <w:p w14:paraId="196C29ED" w14:textId="1CEDB6A5" w:rsidR="00E978EC" w:rsidRDefault="00E978EC" w:rsidP="006544FF">
            <w:pPr>
              <w:cnfStyle w:val="000000100000" w:firstRow="0" w:lastRow="0" w:firstColumn="0" w:lastColumn="0" w:oddVBand="0" w:evenVBand="0" w:oddHBand="1" w:evenHBand="0" w:firstRowFirstColumn="0" w:firstRowLastColumn="0" w:lastRowFirstColumn="0" w:lastRowLastColumn="0"/>
            </w:pPr>
            <w:r>
              <w:t>100</w:t>
            </w:r>
          </w:p>
        </w:tc>
        <w:tc>
          <w:tcPr>
            <w:tcW w:w="1160" w:type="dxa"/>
          </w:tcPr>
          <w:p w14:paraId="318BB74A" w14:textId="1F7A669C"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5D11A178" w14:textId="6B3C44DA"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38A345A5" w14:textId="086C6B9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0AABC8F5" w14:textId="074B5CCA" w:rsidR="00E978EC" w:rsidRDefault="00E978EC" w:rsidP="006544FF">
            <w:r w:rsidRPr="00D8278E">
              <w:t>Puits</w:t>
            </w:r>
          </w:p>
        </w:tc>
        <w:tc>
          <w:tcPr>
            <w:tcW w:w="2619" w:type="dxa"/>
          </w:tcPr>
          <w:p w14:paraId="7B491A92" w14:textId="5DBD8335"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3E8D3C63" w14:textId="35DBD12F"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218" w:type="dxa"/>
          </w:tcPr>
          <w:p w14:paraId="4B528ACA" w14:textId="668493BB"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1570D395" w14:textId="35BF4404"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4269128B" w14:textId="022A5583"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2DB49E41" w14:textId="53F9344A"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AB391BF" w14:textId="71336D79" w:rsidR="00E978EC" w:rsidRDefault="00E978EC" w:rsidP="006544FF">
            <w:r w:rsidRPr="00D8278E">
              <w:t>Champ</w:t>
            </w:r>
          </w:p>
        </w:tc>
        <w:tc>
          <w:tcPr>
            <w:tcW w:w="2619" w:type="dxa"/>
          </w:tcPr>
          <w:p w14:paraId="05EB3F2E" w14:textId="4A5F6BE9" w:rsidR="00E978EC" w:rsidRDefault="00E978EC" w:rsidP="006544FF">
            <w:pPr>
              <w:cnfStyle w:val="000000100000" w:firstRow="0" w:lastRow="0" w:firstColumn="0" w:lastColumn="0" w:oddVBand="0" w:evenVBand="0" w:oddHBand="1" w:evenHBand="0" w:firstRowFirstColumn="0" w:firstRowLastColumn="0" w:lastRowFirstColumn="0" w:lastRowLastColumn="0"/>
            </w:pPr>
            <w:r>
              <w:t>Agriculture</w:t>
            </w:r>
          </w:p>
        </w:tc>
        <w:tc>
          <w:tcPr>
            <w:tcW w:w="1317" w:type="dxa"/>
          </w:tcPr>
          <w:p w14:paraId="2CE385AE" w14:textId="74E30916" w:rsidR="00E978EC" w:rsidRDefault="00E978EC" w:rsidP="006544FF">
            <w:pPr>
              <w:cnfStyle w:val="000000100000" w:firstRow="0" w:lastRow="0" w:firstColumn="0" w:lastColumn="0" w:oddVBand="0" w:evenVBand="0" w:oddHBand="1" w:evenHBand="0" w:firstRowFirstColumn="0" w:firstRowLastColumn="0" w:lastRowFirstColumn="0" w:lastRowLastColumn="0"/>
            </w:pPr>
            <w:r>
              <w:t>200</w:t>
            </w:r>
          </w:p>
        </w:tc>
        <w:tc>
          <w:tcPr>
            <w:tcW w:w="1218" w:type="dxa"/>
          </w:tcPr>
          <w:p w14:paraId="2F8C2001" w14:textId="07246B31" w:rsidR="00E978EC" w:rsidRDefault="00E978EC" w:rsidP="006544FF">
            <w:pPr>
              <w:cnfStyle w:val="000000100000" w:firstRow="0" w:lastRow="0" w:firstColumn="0" w:lastColumn="0" w:oddVBand="0" w:evenVBand="0" w:oddHBand="1" w:evenHBand="0" w:firstRowFirstColumn="0" w:firstRowLastColumn="0" w:lastRowFirstColumn="0" w:lastRowLastColumn="0"/>
            </w:pPr>
            <w:r>
              <w:t>50</w:t>
            </w:r>
          </w:p>
        </w:tc>
        <w:tc>
          <w:tcPr>
            <w:tcW w:w="1160" w:type="dxa"/>
          </w:tcPr>
          <w:p w14:paraId="38865F02" w14:textId="05A12306"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1A57D3E6" w14:textId="2D1F2EE0"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102FA9A8" w14:textId="3668F04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0527FFEE" w14:textId="5CFBAEB8" w:rsidR="00E978EC" w:rsidRDefault="00E978EC" w:rsidP="006544FF">
            <w:r w:rsidRPr="00D8278E">
              <w:t>Entrepôt</w:t>
            </w:r>
          </w:p>
        </w:tc>
        <w:tc>
          <w:tcPr>
            <w:tcW w:w="2619" w:type="dxa"/>
          </w:tcPr>
          <w:p w14:paraId="6A91F88B" w14:textId="49BB9373" w:rsidR="00E978EC" w:rsidRDefault="00E978EC" w:rsidP="006544FF">
            <w:pPr>
              <w:cnfStyle w:val="000000000000" w:firstRow="0" w:lastRow="0" w:firstColumn="0" w:lastColumn="0" w:oddVBand="0" w:evenVBand="0" w:oddHBand="0" w:evenHBand="0" w:firstRowFirstColumn="0" w:firstRowLastColumn="0" w:lastRowFirstColumn="0" w:lastRowLastColumn="0"/>
            </w:pPr>
            <w:r>
              <w:t>Economie</w:t>
            </w:r>
          </w:p>
        </w:tc>
        <w:tc>
          <w:tcPr>
            <w:tcW w:w="1317" w:type="dxa"/>
          </w:tcPr>
          <w:p w14:paraId="7CF8D757" w14:textId="2B66BFC7" w:rsidR="00E978EC" w:rsidRDefault="00E978EC" w:rsidP="006544FF">
            <w:pPr>
              <w:cnfStyle w:val="000000000000" w:firstRow="0" w:lastRow="0" w:firstColumn="0" w:lastColumn="0" w:oddVBand="0" w:evenVBand="0" w:oddHBand="0" w:evenHBand="0" w:firstRowFirstColumn="0" w:firstRowLastColumn="0" w:lastRowFirstColumn="0" w:lastRowLastColumn="0"/>
            </w:pPr>
            <w:r>
              <w:t>200</w:t>
            </w:r>
          </w:p>
        </w:tc>
        <w:tc>
          <w:tcPr>
            <w:tcW w:w="1218" w:type="dxa"/>
          </w:tcPr>
          <w:p w14:paraId="716A258E" w14:textId="1B30ECC0"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160" w:type="dxa"/>
          </w:tcPr>
          <w:p w14:paraId="566AF14A" w14:textId="11C9614B"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72D79A54" w14:textId="20560844" w:rsidR="00E978EC" w:rsidRDefault="00E978EC" w:rsidP="006544FF">
            <w:pPr>
              <w:cnfStyle w:val="000000000000" w:firstRow="0" w:lastRow="0" w:firstColumn="0" w:lastColumn="0" w:oddVBand="0" w:evenVBand="0" w:oddHBand="0" w:evenHBand="0" w:firstRowFirstColumn="0" w:firstRowLastColumn="0" w:lastRowFirstColumn="0" w:lastRowLastColumn="0"/>
            </w:pPr>
            <w:r>
              <w:t>50</w:t>
            </w:r>
          </w:p>
        </w:tc>
      </w:tr>
      <w:tr w:rsidR="00E978EC" w14:paraId="2E7A6C48" w14:textId="544878FB"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205E715A" w14:textId="2589624E" w:rsidR="00E978EC" w:rsidRDefault="00E978EC" w:rsidP="006544FF">
            <w:pPr>
              <w:jc w:val="center"/>
            </w:pPr>
            <w:commentRangeStart w:id="295"/>
            <w:r>
              <w:t xml:space="preserve">Secteur </w:t>
            </w:r>
            <w:r w:rsidRPr="00D8278E">
              <w:t>Secondaire</w:t>
            </w:r>
            <w:commentRangeEnd w:id="295"/>
            <w:r>
              <w:rPr>
                <w:rStyle w:val="Marquedecommentaire"/>
                <w:i w:val="0"/>
                <w:iCs w:val="0"/>
              </w:rPr>
              <w:commentReference w:id="295"/>
            </w:r>
          </w:p>
        </w:tc>
        <w:tc>
          <w:tcPr>
            <w:tcW w:w="928" w:type="dxa"/>
          </w:tcPr>
          <w:p w14:paraId="7B5627BF" w14:textId="77777777" w:rsidR="00E978EC" w:rsidRDefault="00E978EC" w:rsidP="006544FF">
            <w:pPr>
              <w:jc w:val="center"/>
              <w:cnfStyle w:val="000000100000" w:firstRow="0" w:lastRow="0" w:firstColumn="0" w:lastColumn="0" w:oddVBand="0" w:evenVBand="0" w:oddHBand="1" w:evenHBand="0" w:firstRowFirstColumn="0" w:firstRowLastColumn="0" w:lastRowFirstColumn="0" w:lastRowLastColumn="0"/>
            </w:pPr>
          </w:p>
        </w:tc>
      </w:tr>
      <w:tr w:rsidR="00E978EC" w14:paraId="1FE564ED" w14:textId="333FC02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2998D7AE" w14:textId="1F98FB17" w:rsidR="00E978EC" w:rsidRDefault="00E978EC" w:rsidP="006544FF">
            <w:r w:rsidRPr="00D8278E">
              <w:t>Cabane de druide</w:t>
            </w:r>
          </w:p>
        </w:tc>
        <w:tc>
          <w:tcPr>
            <w:tcW w:w="2619" w:type="dxa"/>
          </w:tcPr>
          <w:p w14:paraId="6796F9A9" w14:textId="3C147965" w:rsidR="00E978EC" w:rsidRDefault="00E978EC" w:rsidP="006544FF">
            <w:pPr>
              <w:cnfStyle w:val="000000000000" w:firstRow="0" w:lastRow="0" w:firstColumn="0" w:lastColumn="0" w:oddVBand="0" w:evenVBand="0" w:oddHBand="0" w:evenHBand="0" w:firstRowFirstColumn="0" w:firstRowLastColumn="0" w:lastRowFirstColumn="0" w:lastRowLastColumn="0"/>
            </w:pPr>
            <w:r>
              <w:t>Santé</w:t>
            </w:r>
          </w:p>
        </w:tc>
        <w:tc>
          <w:tcPr>
            <w:tcW w:w="1317" w:type="dxa"/>
          </w:tcPr>
          <w:p w14:paraId="25F4C53A" w14:textId="6EB4C3F5"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3A3F0D13" w14:textId="3EF75333"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4B0DDE5A" w14:textId="60F4CC4A"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2FBC4681" w14:textId="1F87EEB9"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1CAA736B" w14:textId="64E999A1"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E5D9577" w14:textId="4AE553A2" w:rsidR="00E978EC" w:rsidRDefault="00E978EC" w:rsidP="006544FF">
            <w:r w:rsidRPr="00D8278E">
              <w:t>Cuisine</w:t>
            </w:r>
          </w:p>
        </w:tc>
        <w:tc>
          <w:tcPr>
            <w:tcW w:w="2619" w:type="dxa"/>
          </w:tcPr>
          <w:p w14:paraId="273BC701" w14:textId="7881F0A1" w:rsidR="00E978EC" w:rsidRDefault="00E978EC" w:rsidP="006544FF">
            <w:pPr>
              <w:cnfStyle w:val="000000100000" w:firstRow="0" w:lastRow="0" w:firstColumn="0" w:lastColumn="0" w:oddVBand="0" w:evenVBand="0" w:oddHBand="1" w:evenHBand="0" w:firstRowFirstColumn="0" w:firstRowLastColumn="0" w:lastRowFirstColumn="0" w:lastRowLastColumn="0"/>
            </w:pPr>
            <w:r>
              <w:t>Agriculture</w:t>
            </w:r>
          </w:p>
        </w:tc>
        <w:tc>
          <w:tcPr>
            <w:tcW w:w="1317" w:type="dxa"/>
          </w:tcPr>
          <w:p w14:paraId="3B4E43DC" w14:textId="27CE7D59"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448E283D" w14:textId="313F9003" w:rsidR="00E978EC" w:rsidRDefault="00E978EC" w:rsidP="006544FF">
            <w:pPr>
              <w:cnfStyle w:val="000000100000" w:firstRow="0" w:lastRow="0" w:firstColumn="0" w:lastColumn="0" w:oddVBand="0" w:evenVBand="0" w:oddHBand="1" w:evenHBand="0" w:firstRowFirstColumn="0" w:firstRowLastColumn="0" w:lastRowFirstColumn="0" w:lastRowLastColumn="0"/>
            </w:pPr>
            <w:r>
              <w:t>50</w:t>
            </w:r>
          </w:p>
        </w:tc>
        <w:tc>
          <w:tcPr>
            <w:tcW w:w="1160" w:type="dxa"/>
          </w:tcPr>
          <w:p w14:paraId="29F4FD4C" w14:textId="2A4E1ABC"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70B79C5D" w14:textId="3CDDF6C4"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12913236" w14:textId="4EF684AF"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21A9FBE" w14:textId="5AC6431E" w:rsidR="00E978EC" w:rsidRDefault="00E978EC" w:rsidP="006544FF">
            <w:r w:rsidRPr="00D8278E">
              <w:t>Scierie</w:t>
            </w:r>
          </w:p>
        </w:tc>
        <w:tc>
          <w:tcPr>
            <w:tcW w:w="2619" w:type="dxa"/>
          </w:tcPr>
          <w:p w14:paraId="626F2DFD" w14:textId="2BF941A2" w:rsidR="00E978EC" w:rsidRDefault="00E978EC" w:rsidP="006544FF">
            <w:pPr>
              <w:cnfStyle w:val="000000000000" w:firstRow="0" w:lastRow="0" w:firstColumn="0" w:lastColumn="0" w:oddVBand="0" w:evenVBand="0" w:oddHBand="0" w:evenHBand="0" w:firstRowFirstColumn="0" w:firstRowLastColumn="0" w:lastRowFirstColumn="0" w:lastRowLastColumn="0"/>
            </w:pPr>
            <w:r>
              <w:t>Industrie</w:t>
            </w:r>
          </w:p>
        </w:tc>
        <w:tc>
          <w:tcPr>
            <w:tcW w:w="1317" w:type="dxa"/>
          </w:tcPr>
          <w:p w14:paraId="5E442750" w14:textId="37AB962D"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77A5112F" w14:textId="6E849DAD"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1AA5CEEC" w14:textId="79238BBA" w:rsidR="00E978EC" w:rsidRDefault="00E978EC" w:rsidP="006544FF">
            <w:pPr>
              <w:cnfStyle w:val="000000000000" w:firstRow="0" w:lastRow="0" w:firstColumn="0" w:lastColumn="0" w:oddVBand="0" w:evenVBand="0" w:oddHBand="0" w:evenHBand="0" w:firstRowFirstColumn="0" w:firstRowLastColumn="0" w:lastRowFirstColumn="0" w:lastRowLastColumn="0"/>
            </w:pPr>
            <w:r>
              <w:t>3</w:t>
            </w:r>
          </w:p>
        </w:tc>
        <w:tc>
          <w:tcPr>
            <w:tcW w:w="928" w:type="dxa"/>
          </w:tcPr>
          <w:p w14:paraId="624D12CD" w14:textId="2A508297"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1F49B60E" w14:textId="41D72B86"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73FF817" w14:textId="0309CADE" w:rsidR="00E978EC" w:rsidRDefault="00E978EC" w:rsidP="006544FF">
            <w:r w:rsidRPr="00D8278E">
              <w:t>Charbonnière</w:t>
            </w:r>
          </w:p>
        </w:tc>
        <w:tc>
          <w:tcPr>
            <w:tcW w:w="2619" w:type="dxa"/>
          </w:tcPr>
          <w:p w14:paraId="1C1D6638" w14:textId="1457A21F"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2EE74058" w14:textId="4CAD03D4" w:rsidR="00E978EC" w:rsidRDefault="00E978EC" w:rsidP="006544FF">
            <w:pPr>
              <w:cnfStyle w:val="000000100000" w:firstRow="0" w:lastRow="0" w:firstColumn="0" w:lastColumn="0" w:oddVBand="0" w:evenVBand="0" w:oddHBand="1" w:evenHBand="0" w:firstRowFirstColumn="0" w:firstRowLastColumn="0" w:lastRowFirstColumn="0" w:lastRowLastColumn="0"/>
            </w:pPr>
            <w:r>
              <w:t>200</w:t>
            </w:r>
          </w:p>
        </w:tc>
        <w:tc>
          <w:tcPr>
            <w:tcW w:w="1218" w:type="dxa"/>
          </w:tcPr>
          <w:p w14:paraId="789C4D2D" w14:textId="70A1E6D6" w:rsidR="00E978EC" w:rsidRDefault="00E978EC" w:rsidP="006544FF">
            <w:pPr>
              <w:cnfStyle w:val="000000100000" w:firstRow="0" w:lastRow="0" w:firstColumn="0" w:lastColumn="0" w:oddVBand="0" w:evenVBand="0" w:oddHBand="1" w:evenHBand="0" w:firstRowFirstColumn="0" w:firstRowLastColumn="0" w:lastRowFirstColumn="0" w:lastRowLastColumn="0"/>
            </w:pPr>
            <w:r>
              <w:t>25</w:t>
            </w:r>
          </w:p>
        </w:tc>
        <w:tc>
          <w:tcPr>
            <w:tcW w:w="1160" w:type="dxa"/>
          </w:tcPr>
          <w:p w14:paraId="299A2326" w14:textId="54F778AE" w:rsidR="00E978EC" w:rsidRDefault="00E978EC" w:rsidP="006544FF">
            <w:pPr>
              <w:cnfStyle w:val="000000100000" w:firstRow="0" w:lastRow="0" w:firstColumn="0" w:lastColumn="0" w:oddVBand="0" w:evenVBand="0" w:oddHBand="1" w:evenHBand="0" w:firstRowFirstColumn="0" w:firstRowLastColumn="0" w:lastRowFirstColumn="0" w:lastRowLastColumn="0"/>
            </w:pPr>
            <w:r>
              <w:t>1</w:t>
            </w:r>
          </w:p>
        </w:tc>
        <w:tc>
          <w:tcPr>
            <w:tcW w:w="928" w:type="dxa"/>
          </w:tcPr>
          <w:p w14:paraId="76AD807A" w14:textId="6DAE95F9"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64E00BC7" w14:textId="7926CF7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9D9F08E" w14:textId="29B84885" w:rsidR="00E978EC" w:rsidRDefault="00E978EC" w:rsidP="006544FF">
            <w:r w:rsidRPr="00D8278E">
              <w:t>Cokerie</w:t>
            </w:r>
          </w:p>
        </w:tc>
        <w:tc>
          <w:tcPr>
            <w:tcW w:w="2619" w:type="dxa"/>
          </w:tcPr>
          <w:p w14:paraId="68EE5DA3" w14:textId="00F33092" w:rsidR="00E978EC" w:rsidRDefault="00E978EC" w:rsidP="006544FF">
            <w:pPr>
              <w:cnfStyle w:val="000000000000" w:firstRow="0" w:lastRow="0" w:firstColumn="0" w:lastColumn="0" w:oddVBand="0" w:evenVBand="0" w:oddHBand="0" w:evenHBand="0" w:firstRowFirstColumn="0" w:firstRowLastColumn="0" w:lastRowFirstColumn="0" w:lastRowLastColumn="0"/>
            </w:pPr>
            <w:r>
              <w:t>Industrie</w:t>
            </w:r>
          </w:p>
        </w:tc>
        <w:tc>
          <w:tcPr>
            <w:tcW w:w="1317" w:type="dxa"/>
          </w:tcPr>
          <w:p w14:paraId="1B8B1F31" w14:textId="70A6B783" w:rsidR="00E978EC" w:rsidRDefault="00E978EC" w:rsidP="006544FF">
            <w:pPr>
              <w:cnfStyle w:val="000000000000" w:firstRow="0" w:lastRow="0" w:firstColumn="0" w:lastColumn="0" w:oddVBand="0" w:evenVBand="0" w:oddHBand="0" w:evenHBand="0" w:firstRowFirstColumn="0" w:firstRowLastColumn="0" w:lastRowFirstColumn="0" w:lastRowLastColumn="0"/>
            </w:pPr>
            <w:r>
              <w:t>400</w:t>
            </w:r>
          </w:p>
        </w:tc>
        <w:tc>
          <w:tcPr>
            <w:tcW w:w="1218" w:type="dxa"/>
          </w:tcPr>
          <w:p w14:paraId="433860A2" w14:textId="0E219CA7"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160" w:type="dxa"/>
          </w:tcPr>
          <w:p w14:paraId="3F97FCB5" w14:textId="34DD9922"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60F2E253" w14:textId="5DBC575C"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091DBB52" w14:textId="60E163FD"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0230C4D6" w14:textId="1DC2CDB1" w:rsidR="00E978EC" w:rsidRDefault="00E978EC" w:rsidP="006544FF">
            <w:r w:rsidRPr="00D8278E">
              <w:t>Bas fourneau</w:t>
            </w:r>
          </w:p>
        </w:tc>
        <w:tc>
          <w:tcPr>
            <w:tcW w:w="2619" w:type="dxa"/>
          </w:tcPr>
          <w:p w14:paraId="23FBFCAB" w14:textId="0C9AF216"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1518E512" w14:textId="47891159"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7718AFD0" w14:textId="327101CC" w:rsidR="00E978EC" w:rsidRDefault="00E978EC" w:rsidP="006544FF">
            <w:pPr>
              <w:cnfStyle w:val="000000100000" w:firstRow="0" w:lastRow="0" w:firstColumn="0" w:lastColumn="0" w:oddVBand="0" w:evenVBand="0" w:oddHBand="1" w:evenHBand="0" w:firstRowFirstColumn="0" w:firstRowLastColumn="0" w:lastRowFirstColumn="0" w:lastRowLastColumn="0"/>
            </w:pPr>
            <w:r>
              <w:t>75</w:t>
            </w:r>
          </w:p>
        </w:tc>
        <w:tc>
          <w:tcPr>
            <w:tcW w:w="1160" w:type="dxa"/>
          </w:tcPr>
          <w:p w14:paraId="0D8FFA73" w14:textId="344872BC" w:rsidR="00E978EC" w:rsidRDefault="00E978EC" w:rsidP="006544FF">
            <w:pPr>
              <w:cnfStyle w:val="000000100000" w:firstRow="0" w:lastRow="0" w:firstColumn="0" w:lastColumn="0" w:oddVBand="0" w:evenVBand="0" w:oddHBand="1" w:evenHBand="0" w:firstRowFirstColumn="0" w:firstRowLastColumn="0" w:lastRowFirstColumn="0" w:lastRowLastColumn="0"/>
            </w:pPr>
            <w:r>
              <w:t>1</w:t>
            </w:r>
          </w:p>
        </w:tc>
        <w:tc>
          <w:tcPr>
            <w:tcW w:w="928" w:type="dxa"/>
          </w:tcPr>
          <w:p w14:paraId="41C5D8F2" w14:textId="1D703F76"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17765223" w14:textId="5E20954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4A7FCE6" w14:textId="5559D2B2" w:rsidR="00E978EC" w:rsidRDefault="00E978EC" w:rsidP="006544FF">
            <w:r w:rsidRPr="00D8278E">
              <w:t>Haut fourneau</w:t>
            </w:r>
          </w:p>
        </w:tc>
        <w:tc>
          <w:tcPr>
            <w:tcW w:w="2619" w:type="dxa"/>
          </w:tcPr>
          <w:p w14:paraId="4B9DE1AA" w14:textId="6FEB9C72" w:rsidR="00E978EC" w:rsidRDefault="00E978EC" w:rsidP="006544FF">
            <w:pPr>
              <w:cnfStyle w:val="000000000000" w:firstRow="0" w:lastRow="0" w:firstColumn="0" w:lastColumn="0" w:oddVBand="0" w:evenVBand="0" w:oddHBand="0" w:evenHBand="0" w:firstRowFirstColumn="0" w:firstRowLastColumn="0" w:lastRowFirstColumn="0" w:lastRowLastColumn="0"/>
            </w:pPr>
            <w:r>
              <w:t>Industrie</w:t>
            </w:r>
          </w:p>
        </w:tc>
        <w:tc>
          <w:tcPr>
            <w:tcW w:w="1317" w:type="dxa"/>
          </w:tcPr>
          <w:p w14:paraId="02E715FF" w14:textId="5C88251D" w:rsidR="00E978EC" w:rsidRDefault="00E978EC" w:rsidP="006544FF">
            <w:pPr>
              <w:cnfStyle w:val="000000000000" w:firstRow="0" w:lastRow="0" w:firstColumn="0" w:lastColumn="0" w:oddVBand="0" w:evenVBand="0" w:oddHBand="0" w:evenHBand="0" w:firstRowFirstColumn="0" w:firstRowLastColumn="0" w:lastRowFirstColumn="0" w:lastRowLastColumn="0"/>
            </w:pPr>
            <w:r>
              <w:t>400</w:t>
            </w:r>
          </w:p>
        </w:tc>
        <w:tc>
          <w:tcPr>
            <w:tcW w:w="1218" w:type="dxa"/>
          </w:tcPr>
          <w:p w14:paraId="764385F0" w14:textId="5CC77890"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160" w:type="dxa"/>
          </w:tcPr>
          <w:p w14:paraId="5C8C7D9D" w14:textId="5A6677C7"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230C9F90" w14:textId="763F5FF1"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41CEA9B4" w14:textId="36522311"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139BC31" w14:textId="71F4D6DF" w:rsidR="00E978EC" w:rsidRDefault="00E978EC" w:rsidP="006544FF">
            <w:r w:rsidRPr="00D8278E">
              <w:t>Forge</w:t>
            </w:r>
          </w:p>
        </w:tc>
        <w:tc>
          <w:tcPr>
            <w:tcW w:w="2619" w:type="dxa"/>
          </w:tcPr>
          <w:p w14:paraId="0EF5757A" w14:textId="3CDDA3E8"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79A87C58" w14:textId="6E04AC4A"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4FB7308E" w14:textId="617C1787" w:rsidR="00E978EC" w:rsidRDefault="00E978EC" w:rsidP="006544FF">
            <w:pPr>
              <w:cnfStyle w:val="000000100000" w:firstRow="0" w:lastRow="0" w:firstColumn="0" w:lastColumn="0" w:oddVBand="0" w:evenVBand="0" w:oddHBand="1" w:evenHBand="0" w:firstRowFirstColumn="0" w:firstRowLastColumn="0" w:lastRowFirstColumn="0" w:lastRowLastColumn="0"/>
            </w:pPr>
            <w:r>
              <w:t>75</w:t>
            </w:r>
          </w:p>
        </w:tc>
        <w:tc>
          <w:tcPr>
            <w:tcW w:w="1160" w:type="dxa"/>
          </w:tcPr>
          <w:p w14:paraId="056FCEB4" w14:textId="280DF332"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08180F28" w14:textId="785084BA"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22E7509B" w14:textId="1E0A2C0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0512A5F" w14:textId="58E40B8B" w:rsidR="00E978EC" w:rsidRDefault="00E978EC" w:rsidP="006544FF">
            <w:r w:rsidRPr="00D8278E">
              <w:t>Séchoir</w:t>
            </w:r>
          </w:p>
        </w:tc>
        <w:tc>
          <w:tcPr>
            <w:tcW w:w="2619" w:type="dxa"/>
          </w:tcPr>
          <w:p w14:paraId="34D33908" w14:textId="1DE5DF76"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263FBC6D" w14:textId="44527C28"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762C773D" w14:textId="345EB984" w:rsidR="00E978EC" w:rsidRDefault="00E978EC" w:rsidP="006544FF">
            <w:pPr>
              <w:cnfStyle w:val="000000000000" w:firstRow="0" w:lastRow="0" w:firstColumn="0" w:lastColumn="0" w:oddVBand="0" w:evenVBand="0" w:oddHBand="0" w:evenHBand="0" w:firstRowFirstColumn="0" w:firstRowLastColumn="0" w:lastRowFirstColumn="0" w:lastRowLastColumn="0"/>
            </w:pPr>
            <w:r>
              <w:t>50</w:t>
            </w:r>
          </w:p>
        </w:tc>
        <w:tc>
          <w:tcPr>
            <w:tcW w:w="1160" w:type="dxa"/>
          </w:tcPr>
          <w:p w14:paraId="5D9C94B7" w14:textId="3A37A034"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0748C33F" w14:textId="4400CE3A"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5C5DBC45" w14:textId="0D76F72B"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1F0BFE16" w14:textId="3F9BA7F1" w:rsidR="00E978EC" w:rsidRDefault="00E978EC" w:rsidP="006544FF">
            <w:r w:rsidRPr="00D8278E">
              <w:t>Cabane de vannerie</w:t>
            </w:r>
          </w:p>
        </w:tc>
        <w:tc>
          <w:tcPr>
            <w:tcW w:w="2619" w:type="dxa"/>
          </w:tcPr>
          <w:p w14:paraId="2A1F592D" w14:textId="5DDAD930"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0FACDC42" w14:textId="2B71EC50"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758A7956" w14:textId="30FFBE97" w:rsidR="00E978EC" w:rsidRDefault="00E978EC" w:rsidP="006544FF">
            <w:pPr>
              <w:cnfStyle w:val="000000100000" w:firstRow="0" w:lastRow="0" w:firstColumn="0" w:lastColumn="0" w:oddVBand="0" w:evenVBand="0" w:oddHBand="1" w:evenHBand="0" w:firstRowFirstColumn="0" w:firstRowLastColumn="0" w:lastRowFirstColumn="0" w:lastRowLastColumn="0"/>
            </w:pPr>
            <w:r>
              <w:t>25</w:t>
            </w:r>
          </w:p>
        </w:tc>
        <w:tc>
          <w:tcPr>
            <w:tcW w:w="1160" w:type="dxa"/>
          </w:tcPr>
          <w:p w14:paraId="7C01930A" w14:textId="19936475" w:rsidR="00E978EC" w:rsidRDefault="00E978EC" w:rsidP="006544FF">
            <w:pPr>
              <w:cnfStyle w:val="000000100000" w:firstRow="0" w:lastRow="0" w:firstColumn="0" w:lastColumn="0" w:oddVBand="0" w:evenVBand="0" w:oddHBand="1" w:evenHBand="0" w:firstRowFirstColumn="0" w:firstRowLastColumn="0" w:lastRowFirstColumn="0" w:lastRowLastColumn="0"/>
            </w:pPr>
            <w:r>
              <w:t>2</w:t>
            </w:r>
          </w:p>
        </w:tc>
        <w:tc>
          <w:tcPr>
            <w:tcW w:w="928" w:type="dxa"/>
          </w:tcPr>
          <w:p w14:paraId="27F4F7B3" w14:textId="6DF46E3E"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0B1BA118" w14:textId="7BCF6803"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130C8FCA" w14:textId="5186973A" w:rsidR="00E978EC" w:rsidRDefault="00E978EC" w:rsidP="006544FF">
            <w:r w:rsidRPr="00D8278E">
              <w:lastRenderedPageBreak/>
              <w:t>Moulin</w:t>
            </w:r>
          </w:p>
        </w:tc>
        <w:tc>
          <w:tcPr>
            <w:tcW w:w="2619" w:type="dxa"/>
          </w:tcPr>
          <w:p w14:paraId="63F5015C" w14:textId="2FCADEEE"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4942237A" w14:textId="4C839479"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0957DF3B" w14:textId="5E3F8530" w:rsidR="00E978EC" w:rsidRDefault="00E978EC" w:rsidP="006544FF">
            <w:pPr>
              <w:cnfStyle w:val="000000000000" w:firstRow="0" w:lastRow="0" w:firstColumn="0" w:lastColumn="0" w:oddVBand="0" w:evenVBand="0" w:oddHBand="0" w:evenHBand="0" w:firstRowFirstColumn="0" w:firstRowLastColumn="0" w:lastRowFirstColumn="0" w:lastRowLastColumn="0"/>
            </w:pPr>
            <w:r>
              <w:t>75</w:t>
            </w:r>
          </w:p>
        </w:tc>
        <w:tc>
          <w:tcPr>
            <w:tcW w:w="1160" w:type="dxa"/>
          </w:tcPr>
          <w:p w14:paraId="48A441C9" w14:textId="2709BFE9"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5ED6410F" w14:textId="5536454C"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65B659C2" w14:textId="5C8AD3F5"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DFFD436" w14:textId="33645B45" w:rsidR="00E978EC" w:rsidRDefault="00E978EC" w:rsidP="006544FF">
            <w:r w:rsidRPr="00D8278E">
              <w:t>Verrerie</w:t>
            </w:r>
          </w:p>
        </w:tc>
        <w:tc>
          <w:tcPr>
            <w:tcW w:w="2619" w:type="dxa"/>
          </w:tcPr>
          <w:p w14:paraId="1A7CE1D4" w14:textId="14D717CC"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43F03D0F" w14:textId="6EE3D6DF"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72634761" w14:textId="45E57694" w:rsidR="00E978EC" w:rsidRDefault="00E978EC" w:rsidP="006544FF">
            <w:pPr>
              <w:cnfStyle w:val="000000100000" w:firstRow="0" w:lastRow="0" w:firstColumn="0" w:lastColumn="0" w:oddVBand="0" w:evenVBand="0" w:oddHBand="1" w:evenHBand="0" w:firstRowFirstColumn="0" w:firstRowLastColumn="0" w:lastRowFirstColumn="0" w:lastRowLastColumn="0"/>
            </w:pPr>
            <w:r>
              <w:t>50</w:t>
            </w:r>
          </w:p>
        </w:tc>
        <w:tc>
          <w:tcPr>
            <w:tcW w:w="1160" w:type="dxa"/>
          </w:tcPr>
          <w:p w14:paraId="24DBDE20" w14:textId="3C1421DE" w:rsidR="00E978EC" w:rsidRDefault="00E978EC" w:rsidP="006544FF">
            <w:pPr>
              <w:cnfStyle w:val="000000100000" w:firstRow="0" w:lastRow="0" w:firstColumn="0" w:lastColumn="0" w:oddVBand="0" w:evenVBand="0" w:oddHBand="1" w:evenHBand="0" w:firstRowFirstColumn="0" w:firstRowLastColumn="0" w:lastRowFirstColumn="0" w:lastRowLastColumn="0"/>
            </w:pPr>
            <w:r>
              <w:t>1</w:t>
            </w:r>
          </w:p>
        </w:tc>
        <w:tc>
          <w:tcPr>
            <w:tcW w:w="928" w:type="dxa"/>
          </w:tcPr>
          <w:p w14:paraId="54F25357" w14:textId="1E0D495B"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1DC46DD5" w14:textId="6F741BAD"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70CA4CFF" w14:textId="1BAFCD92" w:rsidR="00E978EC" w:rsidRPr="00D8278E" w:rsidRDefault="00E978EC" w:rsidP="006544FF">
            <w:r w:rsidRPr="006111A1">
              <w:t>Brique</w:t>
            </w:r>
            <w:r>
              <w:t>te</w:t>
            </w:r>
            <w:r w:rsidRPr="006111A1">
              <w:t>rie</w:t>
            </w:r>
          </w:p>
        </w:tc>
        <w:tc>
          <w:tcPr>
            <w:tcW w:w="2619" w:type="dxa"/>
          </w:tcPr>
          <w:p w14:paraId="1BF8B612" w14:textId="1AB89D97" w:rsidR="00E978EC" w:rsidRDefault="00E978EC" w:rsidP="006544FF">
            <w:pPr>
              <w:cnfStyle w:val="000000000000" w:firstRow="0" w:lastRow="0" w:firstColumn="0" w:lastColumn="0" w:oddVBand="0" w:evenVBand="0" w:oddHBand="0" w:evenHBand="0" w:firstRowFirstColumn="0" w:firstRowLastColumn="0" w:lastRowFirstColumn="0" w:lastRowLastColumn="0"/>
            </w:pPr>
            <w:r>
              <w:t>Industrie</w:t>
            </w:r>
          </w:p>
        </w:tc>
        <w:tc>
          <w:tcPr>
            <w:tcW w:w="1317" w:type="dxa"/>
          </w:tcPr>
          <w:p w14:paraId="2F6D8584" w14:textId="35B71EF3"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17A7DC8B" w14:textId="4BE67828" w:rsidR="00E978EC" w:rsidRDefault="00E978EC" w:rsidP="006544FF">
            <w:pPr>
              <w:cnfStyle w:val="000000000000" w:firstRow="0" w:lastRow="0" w:firstColumn="0" w:lastColumn="0" w:oddVBand="0" w:evenVBand="0" w:oddHBand="0" w:evenHBand="0" w:firstRowFirstColumn="0" w:firstRowLastColumn="0" w:lastRowFirstColumn="0" w:lastRowLastColumn="0"/>
            </w:pPr>
            <w:r>
              <w:t>75</w:t>
            </w:r>
          </w:p>
        </w:tc>
        <w:tc>
          <w:tcPr>
            <w:tcW w:w="1160" w:type="dxa"/>
          </w:tcPr>
          <w:p w14:paraId="7000BA47" w14:textId="468188DD"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5456AB57" w14:textId="7EC3EC3D"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0CE2C033" w14:textId="1BF80D3D"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13B633BD" w14:textId="064057A7" w:rsidR="00E978EC" w:rsidRPr="00D8278E" w:rsidRDefault="00E978EC" w:rsidP="006544FF">
            <w:r w:rsidRPr="006111A1">
              <w:t>Tisserand</w:t>
            </w:r>
          </w:p>
        </w:tc>
        <w:tc>
          <w:tcPr>
            <w:tcW w:w="2619" w:type="dxa"/>
          </w:tcPr>
          <w:p w14:paraId="4FEB8558" w14:textId="37827157" w:rsidR="00E978EC" w:rsidRDefault="00E978EC" w:rsidP="006544FF">
            <w:pPr>
              <w:cnfStyle w:val="000000100000" w:firstRow="0" w:lastRow="0" w:firstColumn="0" w:lastColumn="0" w:oddVBand="0" w:evenVBand="0" w:oddHBand="1" w:evenHBand="0" w:firstRowFirstColumn="0" w:firstRowLastColumn="0" w:lastRowFirstColumn="0" w:lastRowLastColumn="0"/>
            </w:pPr>
            <w:r>
              <w:t>Industrie</w:t>
            </w:r>
          </w:p>
        </w:tc>
        <w:tc>
          <w:tcPr>
            <w:tcW w:w="1317" w:type="dxa"/>
          </w:tcPr>
          <w:p w14:paraId="196756D7" w14:textId="4D2B2685"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2C7B2FBA" w14:textId="0ECF9B4A" w:rsidR="00E978EC" w:rsidRDefault="00E978EC" w:rsidP="006544FF">
            <w:pPr>
              <w:cnfStyle w:val="000000100000" w:firstRow="0" w:lastRow="0" w:firstColumn="0" w:lastColumn="0" w:oddVBand="0" w:evenVBand="0" w:oddHBand="1" w:evenHBand="0" w:firstRowFirstColumn="0" w:firstRowLastColumn="0" w:lastRowFirstColumn="0" w:lastRowLastColumn="0"/>
            </w:pPr>
            <w:r>
              <w:t>25</w:t>
            </w:r>
          </w:p>
        </w:tc>
        <w:tc>
          <w:tcPr>
            <w:tcW w:w="1160" w:type="dxa"/>
          </w:tcPr>
          <w:p w14:paraId="31F6CACE" w14:textId="726C4E23" w:rsidR="00E978EC" w:rsidRDefault="00E978EC" w:rsidP="006544FF">
            <w:pPr>
              <w:cnfStyle w:val="000000100000" w:firstRow="0" w:lastRow="0" w:firstColumn="0" w:lastColumn="0" w:oddVBand="0" w:evenVBand="0" w:oddHBand="1" w:evenHBand="0" w:firstRowFirstColumn="0" w:firstRowLastColumn="0" w:lastRowFirstColumn="0" w:lastRowLastColumn="0"/>
            </w:pPr>
            <w:r>
              <w:t>1</w:t>
            </w:r>
          </w:p>
        </w:tc>
        <w:tc>
          <w:tcPr>
            <w:tcW w:w="928" w:type="dxa"/>
          </w:tcPr>
          <w:p w14:paraId="16208E77" w14:textId="3D4AEB9A"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353E883E" w14:textId="7A0632A2"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71F41EE5" w14:textId="6D6F52E5" w:rsidR="00E978EC" w:rsidRPr="00D8278E" w:rsidRDefault="00E978EC" w:rsidP="006544FF">
            <w:r w:rsidRPr="006111A1">
              <w:t>Brasserie</w:t>
            </w:r>
          </w:p>
        </w:tc>
        <w:tc>
          <w:tcPr>
            <w:tcW w:w="2619" w:type="dxa"/>
          </w:tcPr>
          <w:p w14:paraId="3D522423" w14:textId="2242D506"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134130C1" w14:textId="0B7198C8"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46F80E04" w14:textId="03F15246" w:rsidR="00E978EC" w:rsidRDefault="00E978EC" w:rsidP="006544FF">
            <w:pPr>
              <w:cnfStyle w:val="000000000000" w:firstRow="0" w:lastRow="0" w:firstColumn="0" w:lastColumn="0" w:oddVBand="0" w:evenVBand="0" w:oddHBand="0" w:evenHBand="0" w:firstRowFirstColumn="0" w:firstRowLastColumn="0" w:lastRowFirstColumn="0" w:lastRowLastColumn="0"/>
            </w:pPr>
            <w:r>
              <w:t>50</w:t>
            </w:r>
          </w:p>
        </w:tc>
        <w:tc>
          <w:tcPr>
            <w:tcW w:w="1160" w:type="dxa"/>
          </w:tcPr>
          <w:p w14:paraId="1A285D11" w14:textId="3FFE9C56" w:rsidR="00E978EC" w:rsidRDefault="00E978EC" w:rsidP="006544FF">
            <w:pPr>
              <w:cnfStyle w:val="000000000000" w:firstRow="0" w:lastRow="0" w:firstColumn="0" w:lastColumn="0" w:oddVBand="0" w:evenVBand="0" w:oddHBand="0" w:evenHBand="0" w:firstRowFirstColumn="0" w:firstRowLastColumn="0" w:lastRowFirstColumn="0" w:lastRowLastColumn="0"/>
            </w:pPr>
            <w:r>
              <w:t>1</w:t>
            </w:r>
          </w:p>
        </w:tc>
        <w:tc>
          <w:tcPr>
            <w:tcW w:w="928" w:type="dxa"/>
          </w:tcPr>
          <w:p w14:paraId="5AD17506" w14:textId="7E3D4E21"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7B767ABF" w14:textId="308350E8"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6EBC854F" w14:textId="7318FD7D" w:rsidR="00E978EC" w:rsidRDefault="00E978EC" w:rsidP="006544FF">
            <w:pPr>
              <w:jc w:val="center"/>
            </w:pPr>
            <w:r>
              <w:t xml:space="preserve">Secteur </w:t>
            </w:r>
            <w:r w:rsidRPr="006111A1">
              <w:t>Tertiaire</w:t>
            </w:r>
          </w:p>
        </w:tc>
        <w:tc>
          <w:tcPr>
            <w:tcW w:w="928" w:type="dxa"/>
          </w:tcPr>
          <w:p w14:paraId="38C39312" w14:textId="77777777" w:rsidR="00E978EC" w:rsidRDefault="00E978EC" w:rsidP="006544FF">
            <w:pPr>
              <w:jc w:val="center"/>
              <w:cnfStyle w:val="000000100000" w:firstRow="0" w:lastRow="0" w:firstColumn="0" w:lastColumn="0" w:oddVBand="0" w:evenVBand="0" w:oddHBand="1" w:evenHBand="0" w:firstRowFirstColumn="0" w:firstRowLastColumn="0" w:lastRowFirstColumn="0" w:lastRowLastColumn="0"/>
            </w:pPr>
          </w:p>
        </w:tc>
      </w:tr>
      <w:tr w:rsidR="00E978EC" w14:paraId="0FA13DB8" w14:textId="41EDFB9F"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0B4FDE69" w14:textId="47754F34" w:rsidR="00E978EC" w:rsidRPr="00D8278E" w:rsidRDefault="00E978EC" w:rsidP="006544FF">
            <w:r w:rsidRPr="006111A1">
              <w:t>Marché</w:t>
            </w:r>
          </w:p>
        </w:tc>
        <w:tc>
          <w:tcPr>
            <w:tcW w:w="2619" w:type="dxa"/>
          </w:tcPr>
          <w:p w14:paraId="121420B6" w14:textId="78F3066B" w:rsidR="00E978EC" w:rsidRDefault="00E978EC" w:rsidP="006544FF">
            <w:pPr>
              <w:cnfStyle w:val="000000000000" w:firstRow="0" w:lastRow="0" w:firstColumn="0" w:lastColumn="0" w:oddVBand="0" w:evenVBand="0" w:oddHBand="0" w:evenHBand="0" w:firstRowFirstColumn="0" w:firstRowLastColumn="0" w:lastRowFirstColumn="0" w:lastRowLastColumn="0"/>
            </w:pPr>
            <w:r>
              <w:t>Economie</w:t>
            </w:r>
          </w:p>
        </w:tc>
        <w:tc>
          <w:tcPr>
            <w:tcW w:w="1317" w:type="dxa"/>
          </w:tcPr>
          <w:p w14:paraId="2937B34C" w14:textId="11577475" w:rsidR="00E978EC" w:rsidRDefault="00E978EC" w:rsidP="006544FF">
            <w:pPr>
              <w:cnfStyle w:val="000000000000" w:firstRow="0" w:lastRow="0" w:firstColumn="0" w:lastColumn="0" w:oddVBand="0" w:evenVBand="0" w:oddHBand="0" w:evenHBand="0" w:firstRowFirstColumn="0" w:firstRowLastColumn="0" w:lastRowFirstColumn="0" w:lastRowLastColumn="0"/>
            </w:pPr>
            <w:r>
              <w:t>400</w:t>
            </w:r>
          </w:p>
        </w:tc>
        <w:tc>
          <w:tcPr>
            <w:tcW w:w="1218" w:type="dxa"/>
          </w:tcPr>
          <w:p w14:paraId="58E62188" w14:textId="5BEDE9F8" w:rsidR="00E978EC" w:rsidRDefault="00E978EC" w:rsidP="006544FF">
            <w:pPr>
              <w:cnfStyle w:val="000000000000" w:firstRow="0" w:lastRow="0" w:firstColumn="0" w:lastColumn="0" w:oddVBand="0" w:evenVBand="0" w:oddHBand="0" w:evenHBand="0" w:firstRowFirstColumn="0" w:firstRowLastColumn="0" w:lastRowFirstColumn="0" w:lastRowLastColumn="0"/>
            </w:pPr>
            <w:r>
              <w:t>100</w:t>
            </w:r>
          </w:p>
        </w:tc>
        <w:tc>
          <w:tcPr>
            <w:tcW w:w="1160" w:type="dxa"/>
          </w:tcPr>
          <w:p w14:paraId="7B855963" w14:textId="215DC858"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61DAD3AF" w14:textId="44E3F272"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19E65F80" w14:textId="22F7C102"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7C9711E" w14:textId="7A6C673D" w:rsidR="00E978EC" w:rsidRPr="00D8278E" w:rsidRDefault="00E978EC" w:rsidP="006544FF">
            <w:r w:rsidRPr="006111A1">
              <w:t>Bourse</w:t>
            </w:r>
          </w:p>
        </w:tc>
        <w:tc>
          <w:tcPr>
            <w:tcW w:w="2619" w:type="dxa"/>
          </w:tcPr>
          <w:p w14:paraId="46056B5B" w14:textId="1E4A1C67" w:rsidR="00E978EC" w:rsidRDefault="00E978EC" w:rsidP="006544FF">
            <w:pPr>
              <w:cnfStyle w:val="000000100000" w:firstRow="0" w:lastRow="0" w:firstColumn="0" w:lastColumn="0" w:oddVBand="0" w:evenVBand="0" w:oddHBand="1" w:evenHBand="0" w:firstRowFirstColumn="0" w:firstRowLastColumn="0" w:lastRowFirstColumn="0" w:lastRowLastColumn="0"/>
            </w:pPr>
            <w:r>
              <w:t>Economie</w:t>
            </w:r>
          </w:p>
        </w:tc>
        <w:tc>
          <w:tcPr>
            <w:tcW w:w="1317" w:type="dxa"/>
          </w:tcPr>
          <w:p w14:paraId="58F46BA2" w14:textId="54BC6AC4" w:rsidR="00E978EC" w:rsidRDefault="00E978EC" w:rsidP="006544FF">
            <w:pPr>
              <w:cnfStyle w:val="000000100000" w:firstRow="0" w:lastRow="0" w:firstColumn="0" w:lastColumn="0" w:oddVBand="0" w:evenVBand="0" w:oddHBand="1" w:evenHBand="0" w:firstRowFirstColumn="0" w:firstRowLastColumn="0" w:lastRowFirstColumn="0" w:lastRowLastColumn="0"/>
            </w:pPr>
            <w:r>
              <w:t>600</w:t>
            </w:r>
          </w:p>
        </w:tc>
        <w:tc>
          <w:tcPr>
            <w:tcW w:w="1218" w:type="dxa"/>
          </w:tcPr>
          <w:p w14:paraId="33D1FD12" w14:textId="5135C52E" w:rsidR="00E978EC" w:rsidRDefault="00E978EC" w:rsidP="006544FF">
            <w:pPr>
              <w:cnfStyle w:val="000000100000" w:firstRow="0" w:lastRow="0" w:firstColumn="0" w:lastColumn="0" w:oddVBand="0" w:evenVBand="0" w:oddHBand="1" w:evenHBand="0" w:firstRowFirstColumn="0" w:firstRowLastColumn="0" w:lastRowFirstColumn="0" w:lastRowLastColumn="0"/>
            </w:pPr>
            <w:r>
              <w:t>200</w:t>
            </w:r>
          </w:p>
        </w:tc>
        <w:tc>
          <w:tcPr>
            <w:tcW w:w="1160" w:type="dxa"/>
          </w:tcPr>
          <w:p w14:paraId="6A450EFC" w14:textId="25DB92F0"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15B43ACD" w14:textId="531C5AEB"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6A3396BD" w14:textId="3E40927B"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5EA81AD" w14:textId="2BC177D6" w:rsidR="00E978EC" w:rsidRPr="00D8278E" w:rsidRDefault="00E978EC" w:rsidP="006544FF">
            <w:r w:rsidRPr="006111A1">
              <w:t>Taverne</w:t>
            </w:r>
          </w:p>
        </w:tc>
        <w:tc>
          <w:tcPr>
            <w:tcW w:w="2619" w:type="dxa"/>
          </w:tcPr>
          <w:p w14:paraId="007D8AF7" w14:textId="1C3053B1" w:rsidR="00E978EC" w:rsidRDefault="00E978EC" w:rsidP="006544FF">
            <w:pPr>
              <w:cnfStyle w:val="000000000000" w:firstRow="0" w:lastRow="0" w:firstColumn="0" w:lastColumn="0" w:oddVBand="0" w:evenVBand="0" w:oddHBand="0" w:evenHBand="0" w:firstRowFirstColumn="0" w:firstRowLastColumn="0" w:lastRowFirstColumn="0" w:lastRowLastColumn="0"/>
            </w:pPr>
            <w:r>
              <w:t>Agriculture</w:t>
            </w:r>
          </w:p>
        </w:tc>
        <w:tc>
          <w:tcPr>
            <w:tcW w:w="1317" w:type="dxa"/>
          </w:tcPr>
          <w:p w14:paraId="6B48D349" w14:textId="631B617A" w:rsidR="00E978EC" w:rsidRDefault="00E978EC" w:rsidP="006544FF">
            <w:pPr>
              <w:cnfStyle w:val="000000000000" w:firstRow="0" w:lastRow="0" w:firstColumn="0" w:lastColumn="0" w:oddVBand="0" w:evenVBand="0" w:oddHBand="0" w:evenHBand="0" w:firstRowFirstColumn="0" w:firstRowLastColumn="0" w:lastRowFirstColumn="0" w:lastRowLastColumn="0"/>
            </w:pPr>
            <w:r>
              <w:t>400</w:t>
            </w:r>
          </w:p>
        </w:tc>
        <w:tc>
          <w:tcPr>
            <w:tcW w:w="1218" w:type="dxa"/>
          </w:tcPr>
          <w:p w14:paraId="63DE8224" w14:textId="16DA59BE" w:rsidR="00E978EC" w:rsidRDefault="00E978EC" w:rsidP="006544FF">
            <w:pPr>
              <w:cnfStyle w:val="000000000000" w:firstRow="0" w:lastRow="0" w:firstColumn="0" w:lastColumn="0" w:oddVBand="0" w:evenVBand="0" w:oddHBand="0" w:evenHBand="0" w:firstRowFirstColumn="0" w:firstRowLastColumn="0" w:lastRowFirstColumn="0" w:lastRowLastColumn="0"/>
            </w:pPr>
            <w:r>
              <w:t>50</w:t>
            </w:r>
          </w:p>
        </w:tc>
        <w:tc>
          <w:tcPr>
            <w:tcW w:w="1160" w:type="dxa"/>
          </w:tcPr>
          <w:p w14:paraId="61CA1B8D" w14:textId="73A0D927"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4E404183" w14:textId="728F4E41"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658B3F24" w14:textId="121E2DB6"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82AAD92" w14:textId="381F1D24" w:rsidR="00E978EC" w:rsidRPr="00D8278E" w:rsidRDefault="00E978EC" w:rsidP="006544FF">
            <w:r w:rsidRPr="006111A1">
              <w:t>Forum</w:t>
            </w:r>
          </w:p>
        </w:tc>
        <w:tc>
          <w:tcPr>
            <w:tcW w:w="2619" w:type="dxa"/>
          </w:tcPr>
          <w:p w14:paraId="78519CDE" w14:textId="05077097" w:rsidR="00E978EC" w:rsidRDefault="00E978EC" w:rsidP="006544FF">
            <w:pPr>
              <w:cnfStyle w:val="000000100000" w:firstRow="0" w:lastRow="0" w:firstColumn="0" w:lastColumn="0" w:oddVBand="0" w:evenVBand="0" w:oddHBand="1" w:evenHBand="0" w:firstRowFirstColumn="0" w:firstRowLastColumn="0" w:lastRowFirstColumn="0" w:lastRowLastColumn="0"/>
            </w:pPr>
            <w:r>
              <w:t>Communication</w:t>
            </w:r>
          </w:p>
        </w:tc>
        <w:tc>
          <w:tcPr>
            <w:tcW w:w="1317" w:type="dxa"/>
          </w:tcPr>
          <w:p w14:paraId="6DFBE0E3" w14:textId="2C776F45" w:rsidR="00E978EC" w:rsidRDefault="00E978EC" w:rsidP="006544FF">
            <w:pPr>
              <w:cnfStyle w:val="000000100000" w:firstRow="0" w:lastRow="0" w:firstColumn="0" w:lastColumn="0" w:oddVBand="0" w:evenVBand="0" w:oddHBand="1" w:evenHBand="0" w:firstRowFirstColumn="0" w:firstRowLastColumn="0" w:lastRowFirstColumn="0" w:lastRowLastColumn="0"/>
            </w:pPr>
            <w:r>
              <w:t>400</w:t>
            </w:r>
          </w:p>
        </w:tc>
        <w:tc>
          <w:tcPr>
            <w:tcW w:w="1218" w:type="dxa"/>
          </w:tcPr>
          <w:p w14:paraId="72EF6890" w14:textId="51B1944E" w:rsidR="00E978EC" w:rsidRDefault="00E978EC" w:rsidP="006544FF">
            <w:pPr>
              <w:cnfStyle w:val="000000100000" w:firstRow="0" w:lastRow="0" w:firstColumn="0" w:lastColumn="0" w:oddVBand="0" w:evenVBand="0" w:oddHBand="1" w:evenHBand="0" w:firstRowFirstColumn="0" w:firstRowLastColumn="0" w:lastRowFirstColumn="0" w:lastRowLastColumn="0"/>
            </w:pPr>
            <w:r>
              <w:t>50</w:t>
            </w:r>
          </w:p>
        </w:tc>
        <w:tc>
          <w:tcPr>
            <w:tcW w:w="1160" w:type="dxa"/>
          </w:tcPr>
          <w:p w14:paraId="277DB480" w14:textId="0F780FEC" w:rsidR="00E978EC" w:rsidRDefault="00E978EC" w:rsidP="006544FF">
            <w:pPr>
              <w:cnfStyle w:val="000000100000" w:firstRow="0" w:lastRow="0" w:firstColumn="0" w:lastColumn="0" w:oddVBand="0" w:evenVBand="0" w:oddHBand="1" w:evenHBand="0" w:firstRowFirstColumn="0" w:firstRowLastColumn="0" w:lastRowFirstColumn="0" w:lastRowLastColumn="0"/>
            </w:pPr>
            <w:commentRangeStart w:id="296"/>
            <w:r>
              <w:t>4</w:t>
            </w:r>
            <w:commentRangeEnd w:id="296"/>
            <w:r>
              <w:rPr>
                <w:rStyle w:val="Marquedecommentaire"/>
              </w:rPr>
              <w:commentReference w:id="296"/>
            </w:r>
          </w:p>
        </w:tc>
        <w:tc>
          <w:tcPr>
            <w:tcW w:w="928" w:type="dxa"/>
          </w:tcPr>
          <w:p w14:paraId="2ACC60E8" w14:textId="27340270"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4713EF40" w14:textId="7DAE6A30"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2A023866" w14:textId="1CADC419" w:rsidR="00E978EC" w:rsidRPr="00D8278E" w:rsidRDefault="00E978EC" w:rsidP="006544FF">
            <w:r w:rsidRPr="006111A1">
              <w:t>Bureau de poste</w:t>
            </w:r>
          </w:p>
        </w:tc>
        <w:tc>
          <w:tcPr>
            <w:tcW w:w="2619" w:type="dxa"/>
          </w:tcPr>
          <w:p w14:paraId="323A5F3F" w14:textId="097708AE" w:rsidR="00E978EC" w:rsidRDefault="00E978EC" w:rsidP="006544FF">
            <w:pPr>
              <w:cnfStyle w:val="000000000000" w:firstRow="0" w:lastRow="0" w:firstColumn="0" w:lastColumn="0" w:oddVBand="0" w:evenVBand="0" w:oddHBand="0" w:evenHBand="0" w:firstRowFirstColumn="0" w:firstRowLastColumn="0" w:lastRowFirstColumn="0" w:lastRowLastColumn="0"/>
            </w:pPr>
            <w:r>
              <w:t>Communication</w:t>
            </w:r>
          </w:p>
        </w:tc>
        <w:tc>
          <w:tcPr>
            <w:tcW w:w="1317" w:type="dxa"/>
          </w:tcPr>
          <w:p w14:paraId="0464C497" w14:textId="7CF47DC2" w:rsidR="00E978EC" w:rsidRDefault="00E978EC" w:rsidP="006544FF">
            <w:pPr>
              <w:cnfStyle w:val="000000000000" w:firstRow="0" w:lastRow="0" w:firstColumn="0" w:lastColumn="0" w:oddVBand="0" w:evenVBand="0" w:oddHBand="0" w:evenHBand="0" w:firstRowFirstColumn="0" w:firstRowLastColumn="0" w:lastRowFirstColumn="0" w:lastRowLastColumn="0"/>
            </w:pPr>
            <w:r>
              <w:t>400</w:t>
            </w:r>
          </w:p>
        </w:tc>
        <w:tc>
          <w:tcPr>
            <w:tcW w:w="1218" w:type="dxa"/>
          </w:tcPr>
          <w:p w14:paraId="28D67A06" w14:textId="24935CB7"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4E4A47E7" w14:textId="292D592E"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272C9F56" w14:textId="114E5B68"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33390B0C" w14:textId="75E96F4B"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62CE577E" w14:textId="5148BAA3" w:rsidR="00E978EC" w:rsidRPr="00D8278E" w:rsidRDefault="00E978EC" w:rsidP="006544FF">
            <w:r w:rsidRPr="006111A1">
              <w:t>Hôpital</w:t>
            </w:r>
          </w:p>
        </w:tc>
        <w:tc>
          <w:tcPr>
            <w:tcW w:w="2619" w:type="dxa"/>
          </w:tcPr>
          <w:p w14:paraId="20FF7689" w14:textId="3694BB0D" w:rsidR="00E978EC" w:rsidRDefault="00E978EC" w:rsidP="006544FF">
            <w:pPr>
              <w:cnfStyle w:val="000000100000" w:firstRow="0" w:lastRow="0" w:firstColumn="0" w:lastColumn="0" w:oddVBand="0" w:evenVBand="0" w:oddHBand="1" w:evenHBand="0" w:firstRowFirstColumn="0" w:firstRowLastColumn="0" w:lastRowFirstColumn="0" w:lastRowLastColumn="0"/>
            </w:pPr>
            <w:r>
              <w:t>Santé</w:t>
            </w:r>
          </w:p>
        </w:tc>
        <w:tc>
          <w:tcPr>
            <w:tcW w:w="1317" w:type="dxa"/>
          </w:tcPr>
          <w:p w14:paraId="03731F9E" w14:textId="16BC7B00" w:rsidR="00E978EC" w:rsidRDefault="00E978EC" w:rsidP="006544FF">
            <w:pPr>
              <w:cnfStyle w:val="000000100000" w:firstRow="0" w:lastRow="0" w:firstColumn="0" w:lastColumn="0" w:oddVBand="0" w:evenVBand="0" w:oddHBand="1" w:evenHBand="0" w:firstRowFirstColumn="0" w:firstRowLastColumn="0" w:lastRowFirstColumn="0" w:lastRowLastColumn="0"/>
            </w:pPr>
            <w:r>
              <w:t>600</w:t>
            </w:r>
          </w:p>
        </w:tc>
        <w:tc>
          <w:tcPr>
            <w:tcW w:w="1218" w:type="dxa"/>
          </w:tcPr>
          <w:p w14:paraId="7290AC90" w14:textId="44588CEE" w:rsidR="00E978EC" w:rsidRDefault="00E978EC" w:rsidP="006544FF">
            <w:pPr>
              <w:cnfStyle w:val="000000100000" w:firstRow="0" w:lastRow="0" w:firstColumn="0" w:lastColumn="0" w:oddVBand="0" w:evenVBand="0" w:oddHBand="1" w:evenHBand="0" w:firstRowFirstColumn="0" w:firstRowLastColumn="0" w:lastRowFirstColumn="0" w:lastRowLastColumn="0"/>
            </w:pPr>
            <w:r>
              <w:t>200</w:t>
            </w:r>
          </w:p>
        </w:tc>
        <w:tc>
          <w:tcPr>
            <w:tcW w:w="1160" w:type="dxa"/>
          </w:tcPr>
          <w:p w14:paraId="50FC850F" w14:textId="4BC3059D"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175F9446" w14:textId="06155AA9"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5721C9C6" w14:textId="48C7F701" w:rsidTr="00A520ED">
        <w:trPr>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6D99E0B9" w14:textId="15E3CB23" w:rsidR="00E978EC" w:rsidRDefault="00E978EC" w:rsidP="006544FF">
            <w:pPr>
              <w:jc w:val="center"/>
            </w:pPr>
            <w:r>
              <w:t xml:space="preserve">Secteur </w:t>
            </w:r>
            <w:r w:rsidRPr="006111A1">
              <w:t>Quaternaire</w:t>
            </w:r>
          </w:p>
        </w:tc>
        <w:tc>
          <w:tcPr>
            <w:tcW w:w="928" w:type="dxa"/>
          </w:tcPr>
          <w:p w14:paraId="3A5BB655" w14:textId="77777777" w:rsidR="00E978EC" w:rsidRDefault="00E978EC" w:rsidP="006544FF">
            <w:pPr>
              <w:jc w:val="center"/>
              <w:cnfStyle w:val="000000000000" w:firstRow="0" w:lastRow="0" w:firstColumn="0" w:lastColumn="0" w:oddVBand="0" w:evenVBand="0" w:oddHBand="0" w:evenHBand="0" w:firstRowFirstColumn="0" w:firstRowLastColumn="0" w:lastRowFirstColumn="0" w:lastRowLastColumn="0"/>
            </w:pPr>
          </w:p>
        </w:tc>
      </w:tr>
      <w:tr w:rsidR="00E978EC" w14:paraId="4E2B947B" w14:textId="6B6EB3F7"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46469FAC" w14:textId="4C3EC0D9" w:rsidR="00E978EC" w:rsidRPr="00D8278E" w:rsidRDefault="00E978EC" w:rsidP="006544FF">
            <w:r w:rsidRPr="006111A1">
              <w:t>Bureau d'architecte</w:t>
            </w:r>
          </w:p>
        </w:tc>
        <w:tc>
          <w:tcPr>
            <w:tcW w:w="2619" w:type="dxa"/>
          </w:tcPr>
          <w:p w14:paraId="1E687529" w14:textId="02D8B246" w:rsidR="00E978EC" w:rsidRDefault="00E978EC" w:rsidP="006544FF">
            <w:pPr>
              <w:cnfStyle w:val="000000100000" w:firstRow="0" w:lastRow="0" w:firstColumn="0" w:lastColumn="0" w:oddVBand="0" w:evenVBand="0" w:oddHBand="1" w:evenHBand="0" w:firstRowFirstColumn="0" w:firstRowLastColumn="0" w:lastRowFirstColumn="0" w:lastRowLastColumn="0"/>
            </w:pPr>
            <w:r>
              <w:t>Recherche</w:t>
            </w:r>
          </w:p>
        </w:tc>
        <w:tc>
          <w:tcPr>
            <w:tcW w:w="1317" w:type="dxa"/>
          </w:tcPr>
          <w:p w14:paraId="28635A0C" w14:textId="7B870474" w:rsidR="00E978EC" w:rsidRDefault="00E978EC" w:rsidP="006544FF">
            <w:pPr>
              <w:cnfStyle w:val="000000100000" w:firstRow="0" w:lastRow="0" w:firstColumn="0" w:lastColumn="0" w:oddVBand="0" w:evenVBand="0" w:oddHBand="1" w:evenHBand="0" w:firstRowFirstColumn="0" w:firstRowLastColumn="0" w:lastRowFirstColumn="0" w:lastRowLastColumn="0"/>
            </w:pPr>
            <w:r>
              <w:t>250</w:t>
            </w:r>
          </w:p>
        </w:tc>
        <w:tc>
          <w:tcPr>
            <w:tcW w:w="1218" w:type="dxa"/>
          </w:tcPr>
          <w:p w14:paraId="06824206" w14:textId="142365FF" w:rsidR="00E978EC" w:rsidRDefault="00E978EC" w:rsidP="006544FF">
            <w:pPr>
              <w:cnfStyle w:val="000000100000" w:firstRow="0" w:lastRow="0" w:firstColumn="0" w:lastColumn="0" w:oddVBand="0" w:evenVBand="0" w:oddHBand="1" w:evenHBand="0" w:firstRowFirstColumn="0" w:firstRowLastColumn="0" w:lastRowFirstColumn="0" w:lastRowLastColumn="0"/>
            </w:pPr>
            <w:r>
              <w:t>50</w:t>
            </w:r>
          </w:p>
        </w:tc>
        <w:tc>
          <w:tcPr>
            <w:tcW w:w="1160" w:type="dxa"/>
          </w:tcPr>
          <w:p w14:paraId="4B8C0575" w14:textId="606C5767" w:rsidR="00E978EC" w:rsidRDefault="00E978EC" w:rsidP="006544FF">
            <w:pPr>
              <w:cnfStyle w:val="000000100000" w:firstRow="0" w:lastRow="0" w:firstColumn="0" w:lastColumn="0" w:oddVBand="0" w:evenVBand="0" w:oddHBand="1" w:evenHBand="0" w:firstRowFirstColumn="0" w:firstRowLastColumn="0" w:lastRowFirstColumn="0" w:lastRowLastColumn="0"/>
            </w:pPr>
            <w:commentRangeStart w:id="297"/>
            <w:r>
              <w:t>5</w:t>
            </w:r>
            <w:commentRangeEnd w:id="297"/>
            <w:r>
              <w:rPr>
                <w:rStyle w:val="Marquedecommentaire"/>
              </w:rPr>
              <w:commentReference w:id="297"/>
            </w:r>
          </w:p>
        </w:tc>
        <w:tc>
          <w:tcPr>
            <w:tcW w:w="928" w:type="dxa"/>
          </w:tcPr>
          <w:p w14:paraId="10FB09D0" w14:textId="7C43A982" w:rsidR="00E978EC" w:rsidRDefault="00E978EC" w:rsidP="006544FF">
            <w:pPr>
              <w:cnfStyle w:val="000000100000" w:firstRow="0" w:lastRow="0" w:firstColumn="0" w:lastColumn="0" w:oddVBand="0" w:evenVBand="0" w:oddHBand="1" w:evenHBand="0" w:firstRowFirstColumn="0" w:firstRowLastColumn="0" w:lastRowFirstColumn="0" w:lastRowLastColumn="0"/>
            </w:pPr>
            <w:r>
              <w:t>0</w:t>
            </w:r>
          </w:p>
        </w:tc>
      </w:tr>
      <w:tr w:rsidR="00E978EC" w14:paraId="5CB7E781" w14:textId="09B42671"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78EC0447" w14:textId="1E792AD0" w:rsidR="00E978EC" w:rsidRPr="00D8278E" w:rsidRDefault="00E978EC" w:rsidP="006544FF">
            <w:r w:rsidRPr="006111A1">
              <w:t>Site de fouilles</w:t>
            </w:r>
          </w:p>
        </w:tc>
        <w:tc>
          <w:tcPr>
            <w:tcW w:w="2619" w:type="dxa"/>
          </w:tcPr>
          <w:p w14:paraId="116D1095" w14:textId="4E3BE505" w:rsidR="00E978EC" w:rsidRDefault="00E978EC" w:rsidP="006544FF">
            <w:pPr>
              <w:cnfStyle w:val="000000000000" w:firstRow="0" w:lastRow="0" w:firstColumn="0" w:lastColumn="0" w:oddVBand="0" w:evenVBand="0" w:oddHBand="0" w:evenHBand="0" w:firstRowFirstColumn="0" w:firstRowLastColumn="0" w:lastRowFirstColumn="0" w:lastRowLastColumn="0"/>
            </w:pPr>
            <w:r>
              <w:t>Recherche</w:t>
            </w:r>
          </w:p>
        </w:tc>
        <w:tc>
          <w:tcPr>
            <w:tcW w:w="1317" w:type="dxa"/>
          </w:tcPr>
          <w:p w14:paraId="2021D01D" w14:textId="05C2DD3D" w:rsidR="00E978EC" w:rsidRDefault="00E978EC" w:rsidP="006544FF">
            <w:pPr>
              <w:cnfStyle w:val="000000000000" w:firstRow="0" w:lastRow="0" w:firstColumn="0" w:lastColumn="0" w:oddVBand="0" w:evenVBand="0" w:oddHBand="0" w:evenHBand="0" w:firstRowFirstColumn="0" w:firstRowLastColumn="0" w:lastRowFirstColumn="0" w:lastRowLastColumn="0"/>
            </w:pPr>
            <w:r>
              <w:t>300</w:t>
            </w:r>
          </w:p>
        </w:tc>
        <w:tc>
          <w:tcPr>
            <w:tcW w:w="1218" w:type="dxa"/>
          </w:tcPr>
          <w:p w14:paraId="4C39B3EA" w14:textId="2D0CB1D1" w:rsidR="00E978EC" w:rsidRDefault="00E978EC" w:rsidP="006544FF">
            <w:pPr>
              <w:cnfStyle w:val="000000000000" w:firstRow="0" w:lastRow="0" w:firstColumn="0" w:lastColumn="0" w:oddVBand="0" w:evenVBand="0" w:oddHBand="0" w:evenHBand="0" w:firstRowFirstColumn="0" w:firstRowLastColumn="0" w:lastRowFirstColumn="0" w:lastRowLastColumn="0"/>
            </w:pPr>
            <w:r>
              <w:t>25</w:t>
            </w:r>
          </w:p>
        </w:tc>
        <w:tc>
          <w:tcPr>
            <w:tcW w:w="1160" w:type="dxa"/>
          </w:tcPr>
          <w:p w14:paraId="65BA8CD5" w14:textId="57F3F269"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5F33612A" w14:textId="4ACACF32"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4F978AEA" w14:textId="5123773A"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79" w:type="dxa"/>
          </w:tcPr>
          <w:p w14:paraId="5BA20128" w14:textId="79150F07" w:rsidR="00E978EC" w:rsidRPr="006111A1" w:rsidRDefault="00E978EC" w:rsidP="006544FF">
            <w:r w:rsidRPr="00556D8A">
              <w:t>Bibliothèque</w:t>
            </w:r>
          </w:p>
        </w:tc>
        <w:tc>
          <w:tcPr>
            <w:tcW w:w="2619" w:type="dxa"/>
          </w:tcPr>
          <w:p w14:paraId="71133FEF" w14:textId="2E4685E1" w:rsidR="00E978EC" w:rsidRDefault="00E978EC" w:rsidP="006544FF">
            <w:pPr>
              <w:cnfStyle w:val="000000100000" w:firstRow="0" w:lastRow="0" w:firstColumn="0" w:lastColumn="0" w:oddVBand="0" w:evenVBand="0" w:oddHBand="1" w:evenHBand="0" w:firstRowFirstColumn="0" w:firstRowLastColumn="0" w:lastRowFirstColumn="0" w:lastRowLastColumn="0"/>
            </w:pPr>
            <w:r>
              <w:t>Recherche</w:t>
            </w:r>
          </w:p>
        </w:tc>
        <w:tc>
          <w:tcPr>
            <w:tcW w:w="1317" w:type="dxa"/>
          </w:tcPr>
          <w:p w14:paraId="0A889CF4" w14:textId="1FAE33D2" w:rsidR="00E978EC" w:rsidRDefault="00E978EC" w:rsidP="006544FF">
            <w:pPr>
              <w:cnfStyle w:val="000000100000" w:firstRow="0" w:lastRow="0" w:firstColumn="0" w:lastColumn="0" w:oddVBand="0" w:evenVBand="0" w:oddHBand="1" w:evenHBand="0" w:firstRowFirstColumn="0" w:firstRowLastColumn="0" w:lastRowFirstColumn="0" w:lastRowLastColumn="0"/>
            </w:pPr>
            <w:r>
              <w:t>400</w:t>
            </w:r>
          </w:p>
        </w:tc>
        <w:tc>
          <w:tcPr>
            <w:tcW w:w="1218" w:type="dxa"/>
          </w:tcPr>
          <w:p w14:paraId="35F9EA1F" w14:textId="5B0E7205" w:rsidR="00E978EC" w:rsidRDefault="00E978EC" w:rsidP="006544FF">
            <w:pPr>
              <w:cnfStyle w:val="000000100000" w:firstRow="0" w:lastRow="0" w:firstColumn="0" w:lastColumn="0" w:oddVBand="0" w:evenVBand="0" w:oddHBand="1" w:evenHBand="0" w:firstRowFirstColumn="0" w:firstRowLastColumn="0" w:lastRowFirstColumn="0" w:lastRowLastColumn="0"/>
            </w:pPr>
            <w:r>
              <w:t>75</w:t>
            </w:r>
          </w:p>
        </w:tc>
        <w:tc>
          <w:tcPr>
            <w:tcW w:w="1160" w:type="dxa"/>
          </w:tcPr>
          <w:p w14:paraId="318C57EA" w14:textId="44A78408" w:rsidR="00E978EC" w:rsidRDefault="00E978EC" w:rsidP="006544FF">
            <w:pPr>
              <w:cnfStyle w:val="000000100000" w:firstRow="0" w:lastRow="0" w:firstColumn="0" w:lastColumn="0" w:oddVBand="0" w:evenVBand="0" w:oddHBand="1" w:evenHBand="0" w:firstRowFirstColumn="0" w:firstRowLastColumn="0" w:lastRowFirstColumn="0" w:lastRowLastColumn="0"/>
            </w:pPr>
            <w:r>
              <w:t>5</w:t>
            </w:r>
          </w:p>
        </w:tc>
        <w:tc>
          <w:tcPr>
            <w:tcW w:w="928" w:type="dxa"/>
          </w:tcPr>
          <w:p w14:paraId="58A1C648" w14:textId="617B8B73" w:rsidR="00E978EC" w:rsidRDefault="00E978EC" w:rsidP="006544FF">
            <w:pPr>
              <w:cnfStyle w:val="000000100000" w:firstRow="0" w:lastRow="0" w:firstColumn="0" w:lastColumn="0" w:oddVBand="0" w:evenVBand="0" w:oddHBand="1" w:evenHBand="0" w:firstRowFirstColumn="0" w:firstRowLastColumn="0" w:lastRowFirstColumn="0" w:lastRowLastColumn="0"/>
            </w:pPr>
            <w:r>
              <w:t>10</w:t>
            </w:r>
          </w:p>
        </w:tc>
      </w:tr>
      <w:tr w:rsidR="00E978EC" w14:paraId="4B3DB38E" w14:textId="5140ACAB"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3570AEB1" w14:textId="37EE79C0" w:rsidR="00E978EC" w:rsidRPr="006111A1" w:rsidRDefault="00E978EC" w:rsidP="006544FF">
            <w:r w:rsidRPr="00556D8A">
              <w:t>Académie</w:t>
            </w:r>
          </w:p>
        </w:tc>
        <w:tc>
          <w:tcPr>
            <w:tcW w:w="2619" w:type="dxa"/>
          </w:tcPr>
          <w:p w14:paraId="3EEA81E9" w14:textId="75AAA345" w:rsidR="00E978EC" w:rsidRDefault="00E978EC" w:rsidP="006544FF">
            <w:pPr>
              <w:cnfStyle w:val="000000000000" w:firstRow="0" w:lastRow="0" w:firstColumn="0" w:lastColumn="0" w:oddVBand="0" w:evenVBand="0" w:oddHBand="0" w:evenHBand="0" w:firstRowFirstColumn="0" w:firstRowLastColumn="0" w:lastRowFirstColumn="0" w:lastRowLastColumn="0"/>
            </w:pPr>
            <w:r>
              <w:t>Recherche</w:t>
            </w:r>
          </w:p>
        </w:tc>
        <w:tc>
          <w:tcPr>
            <w:tcW w:w="1317" w:type="dxa"/>
          </w:tcPr>
          <w:p w14:paraId="458697AB" w14:textId="7906BDC7" w:rsidR="00E978EC" w:rsidRDefault="00E978EC" w:rsidP="006544FF">
            <w:pPr>
              <w:cnfStyle w:val="000000000000" w:firstRow="0" w:lastRow="0" w:firstColumn="0" w:lastColumn="0" w:oddVBand="0" w:evenVBand="0" w:oddHBand="0" w:evenHBand="0" w:firstRowFirstColumn="0" w:firstRowLastColumn="0" w:lastRowFirstColumn="0" w:lastRowLastColumn="0"/>
            </w:pPr>
            <w:r>
              <w:t>600</w:t>
            </w:r>
          </w:p>
        </w:tc>
        <w:tc>
          <w:tcPr>
            <w:tcW w:w="1218" w:type="dxa"/>
          </w:tcPr>
          <w:p w14:paraId="577554A9" w14:textId="54391483" w:rsidR="00E978EC" w:rsidRDefault="00E978EC" w:rsidP="006544FF">
            <w:pPr>
              <w:cnfStyle w:val="000000000000" w:firstRow="0" w:lastRow="0" w:firstColumn="0" w:lastColumn="0" w:oddVBand="0" w:evenVBand="0" w:oddHBand="0" w:evenHBand="0" w:firstRowFirstColumn="0" w:firstRowLastColumn="0" w:lastRowFirstColumn="0" w:lastRowLastColumn="0"/>
            </w:pPr>
            <w:r>
              <w:t>200</w:t>
            </w:r>
          </w:p>
        </w:tc>
        <w:tc>
          <w:tcPr>
            <w:tcW w:w="1160" w:type="dxa"/>
          </w:tcPr>
          <w:p w14:paraId="04244E5D" w14:textId="6980F13C"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392D0745" w14:textId="5BA1B642"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4AAE2195" w14:textId="0F7CB22B"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263BA5F7" w14:textId="5877ABC2" w:rsidR="00E978EC" w:rsidRDefault="00E978EC" w:rsidP="006544FF">
            <w:pPr>
              <w:jc w:val="center"/>
            </w:pPr>
            <w:r>
              <w:t xml:space="preserve">Secteur des </w:t>
            </w:r>
            <w:r w:rsidRPr="00556D8A">
              <w:t>Transports</w:t>
            </w:r>
          </w:p>
        </w:tc>
        <w:tc>
          <w:tcPr>
            <w:tcW w:w="928" w:type="dxa"/>
          </w:tcPr>
          <w:p w14:paraId="3DCBD5C4" w14:textId="77777777" w:rsidR="00E978EC" w:rsidRDefault="00E978EC" w:rsidP="006544FF">
            <w:pPr>
              <w:jc w:val="center"/>
              <w:cnfStyle w:val="000000100000" w:firstRow="0" w:lastRow="0" w:firstColumn="0" w:lastColumn="0" w:oddVBand="0" w:evenVBand="0" w:oddHBand="1" w:evenHBand="0" w:firstRowFirstColumn="0" w:firstRowLastColumn="0" w:lastRowFirstColumn="0" w:lastRowLastColumn="0"/>
            </w:pPr>
          </w:p>
        </w:tc>
      </w:tr>
      <w:tr w:rsidR="00E978EC" w14:paraId="017732C7" w14:textId="4FD4983E"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18D50A8C" w14:textId="68E9A574" w:rsidR="00E978EC" w:rsidRPr="006111A1" w:rsidRDefault="00E978EC" w:rsidP="006544FF">
            <w:r w:rsidRPr="00556D8A">
              <w:t>Astroport</w:t>
            </w:r>
          </w:p>
        </w:tc>
        <w:tc>
          <w:tcPr>
            <w:tcW w:w="2619" w:type="dxa"/>
          </w:tcPr>
          <w:p w14:paraId="40025847" w14:textId="3EDBC588" w:rsidR="00E978EC" w:rsidRDefault="00E978EC" w:rsidP="006544FF">
            <w:pPr>
              <w:cnfStyle w:val="000000000000" w:firstRow="0" w:lastRow="0" w:firstColumn="0" w:lastColumn="0" w:oddVBand="0" w:evenVBand="0" w:oddHBand="0" w:evenHBand="0" w:firstRowFirstColumn="0" w:firstRowLastColumn="0" w:lastRowFirstColumn="0" w:lastRowLastColumn="0"/>
            </w:pPr>
            <w:r>
              <w:t>Communication</w:t>
            </w:r>
          </w:p>
        </w:tc>
        <w:tc>
          <w:tcPr>
            <w:tcW w:w="1317" w:type="dxa"/>
          </w:tcPr>
          <w:p w14:paraId="35017735" w14:textId="5B58C71B" w:rsidR="00E978EC" w:rsidRDefault="00E978EC" w:rsidP="006544FF">
            <w:pPr>
              <w:cnfStyle w:val="000000000000" w:firstRow="0" w:lastRow="0" w:firstColumn="0" w:lastColumn="0" w:oddVBand="0" w:evenVBand="0" w:oddHBand="0" w:evenHBand="0" w:firstRowFirstColumn="0" w:firstRowLastColumn="0" w:lastRowFirstColumn="0" w:lastRowLastColumn="0"/>
            </w:pPr>
            <w:r>
              <w:t>1000</w:t>
            </w:r>
          </w:p>
        </w:tc>
        <w:tc>
          <w:tcPr>
            <w:tcW w:w="1218" w:type="dxa"/>
          </w:tcPr>
          <w:p w14:paraId="1446F6D0" w14:textId="2CD4D89B" w:rsidR="00E978EC" w:rsidRDefault="00E978EC" w:rsidP="006544FF">
            <w:pPr>
              <w:cnfStyle w:val="000000000000" w:firstRow="0" w:lastRow="0" w:firstColumn="0" w:lastColumn="0" w:oddVBand="0" w:evenVBand="0" w:oddHBand="0" w:evenHBand="0" w:firstRowFirstColumn="0" w:firstRowLastColumn="0" w:lastRowFirstColumn="0" w:lastRowLastColumn="0"/>
            </w:pPr>
            <w:r>
              <w:t>200</w:t>
            </w:r>
          </w:p>
        </w:tc>
        <w:tc>
          <w:tcPr>
            <w:tcW w:w="1160" w:type="dxa"/>
          </w:tcPr>
          <w:p w14:paraId="0832B110" w14:textId="12B36BD5"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29E16CC6" w14:textId="65D9E900"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r w:rsidR="00E978EC" w14:paraId="1F92C6D3" w14:textId="4816B122" w:rsidTr="00A520E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8193" w:type="dxa"/>
            <w:gridSpan w:val="5"/>
            <w:vAlign w:val="center"/>
          </w:tcPr>
          <w:p w14:paraId="1BA99531" w14:textId="401E326C" w:rsidR="00E978EC" w:rsidRDefault="00E978EC" w:rsidP="006544FF">
            <w:pPr>
              <w:jc w:val="center"/>
            </w:pPr>
            <w:r>
              <w:t xml:space="preserve">Secteur </w:t>
            </w:r>
            <w:r w:rsidRPr="00556D8A">
              <w:t>Militaire</w:t>
            </w:r>
          </w:p>
        </w:tc>
        <w:tc>
          <w:tcPr>
            <w:tcW w:w="928" w:type="dxa"/>
          </w:tcPr>
          <w:p w14:paraId="299650F3" w14:textId="77777777" w:rsidR="00E978EC" w:rsidRDefault="00E978EC" w:rsidP="006544FF">
            <w:pPr>
              <w:jc w:val="center"/>
              <w:cnfStyle w:val="000000100000" w:firstRow="0" w:lastRow="0" w:firstColumn="0" w:lastColumn="0" w:oddVBand="0" w:evenVBand="0" w:oddHBand="1" w:evenHBand="0" w:firstRowFirstColumn="0" w:firstRowLastColumn="0" w:lastRowFirstColumn="0" w:lastRowLastColumn="0"/>
            </w:pPr>
          </w:p>
        </w:tc>
      </w:tr>
      <w:tr w:rsidR="00E978EC" w14:paraId="0147B331" w14:textId="06AC4DD4" w:rsidTr="00A520ED">
        <w:trPr>
          <w:trHeight w:val="342"/>
        </w:trPr>
        <w:tc>
          <w:tcPr>
            <w:cnfStyle w:val="001000000000" w:firstRow="0" w:lastRow="0" w:firstColumn="1" w:lastColumn="0" w:oddVBand="0" w:evenVBand="0" w:oddHBand="0" w:evenHBand="0" w:firstRowFirstColumn="0" w:firstRowLastColumn="0" w:lastRowFirstColumn="0" w:lastRowLastColumn="0"/>
            <w:tcW w:w="1879" w:type="dxa"/>
          </w:tcPr>
          <w:p w14:paraId="4D1FD4BF" w14:textId="6FD97550" w:rsidR="00E978EC" w:rsidRPr="006111A1" w:rsidRDefault="00E978EC" w:rsidP="006544FF">
            <w:r w:rsidRPr="00556D8A">
              <w:t>Mur d'enceinte</w:t>
            </w:r>
          </w:p>
        </w:tc>
        <w:tc>
          <w:tcPr>
            <w:tcW w:w="2619" w:type="dxa"/>
          </w:tcPr>
          <w:p w14:paraId="59317954" w14:textId="7860C7A2" w:rsidR="00E978EC" w:rsidRDefault="00E978EC" w:rsidP="006544FF">
            <w:pPr>
              <w:cnfStyle w:val="000000000000" w:firstRow="0" w:lastRow="0" w:firstColumn="0" w:lastColumn="0" w:oddVBand="0" w:evenVBand="0" w:oddHBand="0" w:evenHBand="0" w:firstRowFirstColumn="0" w:firstRowLastColumn="0" w:lastRowFirstColumn="0" w:lastRowLastColumn="0"/>
            </w:pPr>
            <w:r>
              <w:t>Défense</w:t>
            </w:r>
          </w:p>
        </w:tc>
        <w:tc>
          <w:tcPr>
            <w:tcW w:w="1317" w:type="dxa"/>
          </w:tcPr>
          <w:p w14:paraId="5A087277" w14:textId="77DB31D8" w:rsidR="00E978EC" w:rsidRDefault="00E978EC" w:rsidP="006544FF">
            <w:pPr>
              <w:cnfStyle w:val="000000000000" w:firstRow="0" w:lastRow="0" w:firstColumn="0" w:lastColumn="0" w:oddVBand="0" w:evenVBand="0" w:oddHBand="0" w:evenHBand="0" w:firstRowFirstColumn="0" w:firstRowLastColumn="0" w:lastRowFirstColumn="0" w:lastRowLastColumn="0"/>
            </w:pPr>
            <w:r>
              <w:t>250</w:t>
            </w:r>
          </w:p>
        </w:tc>
        <w:tc>
          <w:tcPr>
            <w:tcW w:w="1218" w:type="dxa"/>
          </w:tcPr>
          <w:p w14:paraId="111C2F1A" w14:textId="7C86852D" w:rsidR="00E978EC" w:rsidRDefault="00E978EC" w:rsidP="006544FF">
            <w:pPr>
              <w:cnfStyle w:val="000000000000" w:firstRow="0" w:lastRow="0" w:firstColumn="0" w:lastColumn="0" w:oddVBand="0" w:evenVBand="0" w:oddHBand="0" w:evenHBand="0" w:firstRowFirstColumn="0" w:firstRowLastColumn="0" w:lastRowFirstColumn="0" w:lastRowLastColumn="0"/>
            </w:pPr>
            <w:r>
              <w:t>2000</w:t>
            </w:r>
          </w:p>
        </w:tc>
        <w:tc>
          <w:tcPr>
            <w:tcW w:w="1160" w:type="dxa"/>
          </w:tcPr>
          <w:p w14:paraId="02BADF5D" w14:textId="083C867A" w:rsidR="00E978EC" w:rsidRDefault="00E978EC" w:rsidP="006544FF">
            <w:pPr>
              <w:cnfStyle w:val="000000000000" w:firstRow="0" w:lastRow="0" w:firstColumn="0" w:lastColumn="0" w:oddVBand="0" w:evenVBand="0" w:oddHBand="0" w:evenHBand="0" w:firstRowFirstColumn="0" w:firstRowLastColumn="0" w:lastRowFirstColumn="0" w:lastRowLastColumn="0"/>
            </w:pPr>
            <w:r>
              <w:t>5</w:t>
            </w:r>
          </w:p>
        </w:tc>
        <w:tc>
          <w:tcPr>
            <w:tcW w:w="928" w:type="dxa"/>
          </w:tcPr>
          <w:p w14:paraId="1B325F70" w14:textId="73CC9BD5" w:rsidR="00E978EC" w:rsidRDefault="00E978EC" w:rsidP="006544FF">
            <w:pPr>
              <w:cnfStyle w:val="000000000000" w:firstRow="0" w:lastRow="0" w:firstColumn="0" w:lastColumn="0" w:oddVBand="0" w:evenVBand="0" w:oddHBand="0" w:evenHBand="0" w:firstRowFirstColumn="0" w:firstRowLastColumn="0" w:lastRowFirstColumn="0" w:lastRowLastColumn="0"/>
            </w:pPr>
            <w:r>
              <w:t>0</w:t>
            </w:r>
          </w:p>
        </w:tc>
      </w:tr>
    </w:tbl>
    <w:p w14:paraId="1F9E5BB1" w14:textId="77777777" w:rsidR="007340B8" w:rsidRPr="007340B8" w:rsidRDefault="007340B8"/>
    <w:sectPr w:rsidR="007340B8" w:rsidRPr="007340B8" w:rsidSect="00F129F1">
      <w:headerReference w:type="even" r:id="rId53"/>
      <w:headerReference w:type="default" r:id="rId54"/>
      <w:footerReference w:type="even" r:id="rId55"/>
      <w:footerReference w:type="default" r:id="rId56"/>
      <w:type w:val="oddPag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Thibaut Henin" w:date="2014-07-04T15:17:00Z" w:initials="TH">
    <w:p w14:paraId="13DC247D" w14:textId="59BFBB6F" w:rsidR="00837922" w:rsidRDefault="00837922">
      <w:pPr>
        <w:pStyle w:val="Commentaire"/>
      </w:pPr>
      <w:r>
        <w:rPr>
          <w:rStyle w:val="Marquedecommentaire"/>
        </w:rPr>
        <w:annotationRef/>
      </w:r>
      <w:r>
        <w:t>Alors ça va se corser …</w:t>
      </w:r>
    </w:p>
    <w:p w14:paraId="2B867342" w14:textId="77777777" w:rsidR="00837922" w:rsidRDefault="00837922">
      <w:pPr>
        <w:pStyle w:val="Commentaire"/>
      </w:pPr>
    </w:p>
    <w:p w14:paraId="60006DF6" w14:textId="23EACBA3" w:rsidR="00837922" w:rsidRDefault="00837922">
      <w:pPr>
        <w:pStyle w:val="Commentaire"/>
      </w:pPr>
      <w:r>
        <w:t>Pour le colombage, le « torchis » c’est en anglais « Wattle And Daub ». Wattle, c’est le treilli de branchage et daub, c’est le ciment (terre + fibres végétales). Il faut donc ces objets et les compétences qui vont avec.</w:t>
      </w:r>
    </w:p>
    <w:p w14:paraId="2C8C782B" w14:textId="77777777" w:rsidR="00837922" w:rsidRDefault="00837922">
      <w:pPr>
        <w:pStyle w:val="Commentaire"/>
      </w:pPr>
    </w:p>
    <w:p w14:paraId="0192E0AB" w14:textId="6A4F4A36" w:rsidR="00837922" w:rsidRDefault="00837922">
      <w:pPr>
        <w:pStyle w:val="Commentaire"/>
      </w:pPr>
      <w:r>
        <w:t>Pour les autres, il faut du Fer. Mais quel fer ? de la fonte, de l’acier, des clous, des poutres, … Il faut qu’on précise.</w:t>
      </w:r>
    </w:p>
    <w:p w14:paraId="64D213D2" w14:textId="77777777" w:rsidR="00837922" w:rsidRDefault="00837922">
      <w:pPr>
        <w:pStyle w:val="Commentaire"/>
      </w:pPr>
    </w:p>
    <w:p w14:paraId="7EDEDB2C" w14:textId="07E6DFF7" w:rsidR="00837922" w:rsidRDefault="00837922">
      <w:pPr>
        <w:pStyle w:val="Commentaire"/>
      </w:pPr>
      <w:r>
        <w:t>Pour l’instant, on a que des bâtiments en terre, les autres sont gratuits.</w:t>
      </w:r>
    </w:p>
  </w:comment>
  <w:comment w:id="13" w:author="Corinne Henin" w:date="2014-08-12T16:56:00Z" w:initials="CH">
    <w:p w14:paraId="2F75FAEA" w14:textId="32C23C35" w:rsidR="00837922" w:rsidRDefault="00837922">
      <w:pPr>
        <w:pStyle w:val="Commentaire"/>
      </w:pPr>
      <w:r>
        <w:rPr>
          <w:rStyle w:val="Marquedecommentaire"/>
        </w:rPr>
        <w:annotationRef/>
      </w:r>
      <w:r>
        <w:t>Alors… Je propose que les besoins en fer soient des besoins en boulons et en poutrelles (je ne voit pas vraiment d’autres matériaux, les clous, y a pas besoins parce qu’on peut considérer que les batiments en bois utilisent des chevilles en bois).</w:t>
      </w:r>
    </w:p>
    <w:p w14:paraId="5E2BCE38" w14:textId="608C7E37" w:rsidR="00837922" w:rsidRDefault="00837922">
      <w:pPr>
        <w:pStyle w:val="Commentaire"/>
      </w:pPr>
      <w:r>
        <w:t>Les boulons sont en acier (ça n’existe pas en fonte) et les poutrelles peuvent être en fonte ou en acier.</w:t>
      </w:r>
    </w:p>
    <w:p w14:paraId="6D97BE77" w14:textId="08D2F055" w:rsidR="00837922" w:rsidRDefault="00837922">
      <w:pPr>
        <w:pStyle w:val="Commentaire"/>
      </w:pPr>
      <w:r>
        <w:t>Va falloir voir pour que les couts de fabrication des matières premières restent rentables</w:t>
      </w:r>
    </w:p>
  </w:comment>
  <w:comment w:id="280" w:author="Corinne Henin" w:date="2014-04-10T11:07:00Z" w:initials="CH">
    <w:p w14:paraId="2A2648DE" w14:textId="77777777" w:rsidR="00837922" w:rsidRDefault="00837922">
      <w:pPr>
        <w:pStyle w:val="Commentaire"/>
      </w:pPr>
      <w:r>
        <w:rPr>
          <w:rStyle w:val="Marquedecommentaire"/>
        </w:rPr>
        <w:annotationRef/>
      </w:r>
      <w:r>
        <w:t>Le dessin des routes sera fait je suppose à même la grande carte. Est-ce que je prévois un dessin particulier pour quand la ville a fait des routes sur sa case ? Et est-ce qu’on peut faire des routes de toutes les matières possibles ?</w:t>
      </w:r>
    </w:p>
  </w:comment>
  <w:comment w:id="281" w:author="Thibaut Henin" w:date="2014-04-14T13:42:00Z" w:initials="TH">
    <w:p w14:paraId="19C64777" w14:textId="77777777" w:rsidR="00837922" w:rsidRDefault="00837922">
      <w:pPr>
        <w:pStyle w:val="Commentaire"/>
      </w:pPr>
      <w:r>
        <w:rPr>
          <w:rStyle w:val="Marquedecommentaire"/>
        </w:rPr>
        <w:annotationRef/>
      </w:r>
      <w:r>
        <w:t>Faut réfléchir à la modélisation. Mais ce n’est pas « un bâtiment ».</w:t>
      </w:r>
    </w:p>
  </w:comment>
  <w:comment w:id="284" w:author="Corinne Henin" w:date="2014-04-04T09:59:00Z" w:initials="CH">
    <w:p w14:paraId="66B05966" w14:textId="77777777" w:rsidR="00837922" w:rsidRDefault="00837922" w:rsidP="0012684C">
      <w:pPr>
        <w:pStyle w:val="Commentaire"/>
      </w:pPr>
      <w:r>
        <w:rPr>
          <w:rStyle w:val="Marquedecommentaire"/>
        </w:rPr>
        <w:annotationRef/>
      </w:r>
      <w:r>
        <w:t>Faudra rajouter les positions de départs des autres. Pourquoi ne pas mettre les robots dans l’</w:t>
      </w:r>
      <w:r w:rsidRPr="00034953">
        <w:rPr>
          <w:highlight w:val="yellow"/>
        </w:rPr>
        <w:t>usine</w:t>
      </w:r>
      <w:r>
        <w:t xml:space="preserve"> et les sélénites dans l’hopital ?</w:t>
      </w:r>
    </w:p>
  </w:comment>
  <w:comment w:id="290" w:author="Thibaut Henin" w:date="2014-04-14T13:44:00Z" w:initials="TH">
    <w:p w14:paraId="16628E9A" w14:textId="77777777" w:rsidR="00837922" w:rsidRDefault="00837922">
      <w:pPr>
        <w:pStyle w:val="Commentaire"/>
      </w:pPr>
      <w:r>
        <w:rPr>
          <w:rStyle w:val="Marquedecommentaire"/>
        </w:rPr>
        <w:annotationRef/>
      </w:r>
      <w:r>
        <w:t>N’utilise pas de slot.</w:t>
      </w:r>
    </w:p>
  </w:comment>
  <w:comment w:id="295" w:author="Thibaut Henin" w:date="2014-07-01T17:39:00Z" w:initials="TH">
    <w:p w14:paraId="0DA063A5" w14:textId="563693DE" w:rsidR="00837922" w:rsidRDefault="00837922">
      <w:pPr>
        <w:pStyle w:val="Commentaire"/>
      </w:pPr>
      <w:r>
        <w:rPr>
          <w:rStyle w:val="Marquedecommentaire"/>
        </w:rPr>
        <w:annotationRef/>
      </w:r>
      <w:r>
        <w:t>Niveau max pour le secondaire … à voir après tri des compétences.</w:t>
      </w:r>
    </w:p>
  </w:comment>
  <w:comment w:id="296" w:author="Thibaut Henin" w:date="2014-07-01T17:40:00Z" w:initials="TH">
    <w:p w14:paraId="0C077FA5" w14:textId="7450F24D" w:rsidR="00837922" w:rsidRDefault="00837922">
      <w:pPr>
        <w:pStyle w:val="Commentaire"/>
      </w:pPr>
      <w:r>
        <w:rPr>
          <w:rStyle w:val="Marquedecommentaire"/>
        </w:rPr>
        <w:annotationRef/>
      </w:r>
      <w:r>
        <w:t>Parce qu’on avait pas d’idée au-delà du niveau 4</w:t>
      </w:r>
    </w:p>
  </w:comment>
  <w:comment w:id="297" w:author="Thibaut Henin" w:date="2014-07-01T17:40:00Z" w:initials="TH">
    <w:p w14:paraId="3761E5C2" w14:textId="1B66F5E4" w:rsidR="00837922" w:rsidRDefault="00837922">
      <w:pPr>
        <w:pStyle w:val="Commentaire"/>
      </w:pPr>
      <w:r>
        <w:rPr>
          <w:rStyle w:val="Marquedecommentaire"/>
        </w:rPr>
        <w:annotationRef/>
      </w:r>
      <w:r>
        <w:t>Ça impliquait de trier les bâtiments en niveau non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EDB2C" w15:done="0"/>
  <w15:commentEx w15:paraId="6D97BE77" w15:paraIdParent="7EDEDB2C" w15:done="0"/>
  <w15:commentEx w15:paraId="2A2648DE" w15:done="0"/>
  <w15:commentEx w15:paraId="19C64777" w15:done="0"/>
  <w15:commentEx w15:paraId="66B05966" w15:done="0"/>
  <w15:commentEx w15:paraId="16628E9A" w15:done="0"/>
  <w15:commentEx w15:paraId="0DA063A5" w15:done="0"/>
  <w15:commentEx w15:paraId="0C077FA5" w15:done="0"/>
  <w15:commentEx w15:paraId="3761E5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4DCFD" w14:textId="77777777" w:rsidR="00E750CB" w:rsidRDefault="00E750CB" w:rsidP="00F129F1">
      <w:pPr>
        <w:spacing w:after="0" w:line="240" w:lineRule="auto"/>
      </w:pPr>
      <w:r>
        <w:separator/>
      </w:r>
    </w:p>
  </w:endnote>
  <w:endnote w:type="continuationSeparator" w:id="0">
    <w:p w14:paraId="66C7646A" w14:textId="77777777" w:rsidR="00E750CB" w:rsidRDefault="00E750CB" w:rsidP="00F1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2AE5F" w14:textId="77777777" w:rsidR="00837922" w:rsidRPr="0084775E" w:rsidRDefault="00837922" w:rsidP="00A81853">
    <w:pPr>
      <w:pStyle w:val="Pieddepage"/>
      <w:rPr>
        <w:color w:val="2E74B5" w:themeColor="accent1" w:themeShade="BF"/>
        <w:sz w:val="32"/>
        <w:szCs w:val="32"/>
      </w:rPr>
    </w:pPr>
    <w:r w:rsidRPr="0084775E">
      <w:rPr>
        <w:b/>
        <w:color w:val="2E74B5" w:themeColor="accent1" w:themeShade="BF"/>
        <w:sz w:val="32"/>
        <w:szCs w:val="32"/>
      </w:rPr>
      <w:fldChar w:fldCharType="begin"/>
    </w:r>
    <w:r w:rsidRPr="0084775E">
      <w:rPr>
        <w:b/>
        <w:color w:val="2E74B5" w:themeColor="accent1" w:themeShade="BF"/>
        <w:sz w:val="32"/>
        <w:szCs w:val="32"/>
      </w:rPr>
      <w:instrText>PAGE   \* MERGEFORMAT</w:instrText>
    </w:r>
    <w:r w:rsidRPr="0084775E">
      <w:rPr>
        <w:b/>
        <w:color w:val="2E74B5" w:themeColor="accent1" w:themeShade="BF"/>
        <w:sz w:val="32"/>
        <w:szCs w:val="32"/>
      </w:rPr>
      <w:fldChar w:fldCharType="separate"/>
    </w:r>
    <w:r w:rsidR="00783ACA">
      <w:rPr>
        <w:b/>
        <w:noProof/>
        <w:color w:val="2E74B5" w:themeColor="accent1" w:themeShade="BF"/>
        <w:sz w:val="32"/>
        <w:szCs w:val="32"/>
      </w:rPr>
      <w:t>12</w:t>
    </w:r>
    <w:r w:rsidRPr="0084775E">
      <w:rPr>
        <w:b/>
        <w:color w:val="2E74B5" w:themeColor="accent1" w:themeShade="BF"/>
        <w:sz w:val="32"/>
        <w:szCs w:val="32"/>
      </w:rPr>
      <w:fldChar w:fldCharType="end"/>
    </w:r>
    <w:r w:rsidRPr="0084775E">
      <w:rPr>
        <w:color w:val="2E74B5" w:themeColor="accent1" w:themeShade="BF"/>
        <w:sz w:val="32"/>
        <w:szCs w:val="32"/>
      </w:rPr>
      <w:tab/>
    </w:r>
    <w:sdt>
      <w:sdtPr>
        <w:rPr>
          <w:color w:val="2E74B5" w:themeColor="accent1" w:themeShade="BF"/>
          <w:sz w:val="32"/>
          <w:szCs w:val="32"/>
        </w:rPr>
        <w:id w:val="-1261749465"/>
        <w:docPartObj>
          <w:docPartGallery w:val="Page Numbers (Bottom of Page)"/>
          <w:docPartUnique/>
        </w:docPartObj>
      </w:sdtPr>
      <w:sdtContent>
        <w:sdt>
          <w:sdtPr>
            <w:rPr>
              <w:color w:val="2E74B5" w:themeColor="accent1" w:themeShade="BF"/>
              <w:sz w:val="32"/>
              <w:szCs w:val="32"/>
            </w:rPr>
            <w:alias w:val="Société"/>
            <w:tag w:val=""/>
            <w:id w:val="-1820562080"/>
            <w:placeholder>
              <w:docPart w:val="DF32AA05C6004DDBB382B8CFC4104F21"/>
            </w:placeholder>
            <w:dataBinding w:prefixMappings="xmlns:ns0='http://schemas.openxmlformats.org/officeDocument/2006/extended-properties' " w:xpath="/ns0:Properties[1]/ns0:Company[1]" w:storeItemID="{6668398D-A668-4E3E-A5EB-62B293D839F1}"/>
            <w:text/>
          </w:sdtPr>
          <w:sdtContent>
            <w:r w:rsidRPr="0084775E">
              <w:rPr>
                <w:color w:val="2E74B5" w:themeColor="accent1" w:themeShade="BF"/>
                <w:sz w:val="32"/>
                <w:szCs w:val="32"/>
              </w:rPr>
              <w:t>Quantyl SARL</w:t>
            </w:r>
          </w:sdtContent>
        </w:sdt>
      </w:sdtContent>
    </w:sdt>
  </w:p>
  <w:p w14:paraId="6DE861C7" w14:textId="6CC37400" w:rsidR="00837922" w:rsidRPr="0084775E" w:rsidRDefault="00837922" w:rsidP="00A81853">
    <w:pPr>
      <w:pStyle w:val="Pieddepage"/>
      <w:rPr>
        <w:i/>
        <w:color w:val="9CC2E5" w:themeColor="accent1" w:themeTint="99"/>
      </w:rPr>
    </w:pPr>
    <w:r w:rsidRPr="0084775E">
      <w:rPr>
        <w:i/>
        <w:color w:val="9CC2E5" w:themeColor="accent1" w:themeTint="99"/>
      </w:rPr>
      <w:tab/>
    </w:r>
    <w:sdt>
      <w:sdtPr>
        <w:rPr>
          <w:i/>
          <w:color w:val="9CC2E5" w:themeColor="accent1" w:themeTint="99"/>
        </w:rPr>
        <w:alias w:val="Adresse société"/>
        <w:tag w:val=""/>
        <w:id w:val="1691571392"/>
        <w:placeholder>
          <w:docPart w:val="14B631826A594CE6A58F41822453B85C"/>
        </w:placeholder>
        <w:dataBinding w:prefixMappings="xmlns:ns0='http://schemas.microsoft.com/office/2006/coverPageProps' " w:xpath="/ns0:CoverPageProperties[1]/ns0:CompanyAddress[1]" w:storeItemID="{55AF091B-3C7A-41E3-B477-F2FDAA23CFDA}"/>
        <w:text/>
      </w:sdtPr>
      <w:sdtContent>
        <w:r w:rsidRPr="0084775E">
          <w:rPr>
            <w:i/>
            <w:color w:val="9CC2E5" w:themeColor="accent1" w:themeTint="99"/>
          </w:rPr>
          <w:t>8 Avenu</w:t>
        </w:r>
        <w:r>
          <w:rPr>
            <w:i/>
            <w:color w:val="9CC2E5" w:themeColor="accent1" w:themeTint="99"/>
          </w:rPr>
          <w:t>e</w:t>
        </w:r>
        <w:r w:rsidRPr="0084775E">
          <w:rPr>
            <w:i/>
            <w:color w:val="9CC2E5" w:themeColor="accent1" w:themeTint="99"/>
          </w:rPr>
          <w:t xml:space="preserve"> du Maquis, 26100 Romans sur Isère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3E45" w14:textId="77777777" w:rsidR="00837922" w:rsidRPr="0084775E" w:rsidRDefault="00837922" w:rsidP="00A81853">
    <w:pPr>
      <w:pStyle w:val="Pieddepage"/>
      <w:rPr>
        <w:color w:val="2E74B5" w:themeColor="accent1" w:themeShade="BF"/>
        <w:sz w:val="32"/>
        <w:szCs w:val="32"/>
      </w:rPr>
    </w:pPr>
    <w:r w:rsidRPr="0084775E">
      <w:rPr>
        <w:color w:val="2E74B5" w:themeColor="accent1" w:themeShade="BF"/>
        <w:sz w:val="32"/>
        <w:szCs w:val="32"/>
      </w:rPr>
      <w:tab/>
    </w:r>
    <w:sdt>
      <w:sdtPr>
        <w:rPr>
          <w:color w:val="2E74B5" w:themeColor="accent1" w:themeShade="BF"/>
          <w:sz w:val="32"/>
          <w:szCs w:val="32"/>
        </w:rPr>
        <w:id w:val="-1452161252"/>
        <w:docPartObj>
          <w:docPartGallery w:val="Page Numbers (Bottom of Page)"/>
          <w:docPartUnique/>
        </w:docPartObj>
      </w:sdtPr>
      <w:sdtContent>
        <w:sdt>
          <w:sdtPr>
            <w:rPr>
              <w:color w:val="2E74B5" w:themeColor="accent1" w:themeShade="BF"/>
              <w:sz w:val="32"/>
              <w:szCs w:val="32"/>
            </w:rPr>
            <w:alias w:val="Société"/>
            <w:tag w:val=""/>
            <w:id w:val="1427229699"/>
            <w:dataBinding w:prefixMappings="xmlns:ns0='http://schemas.openxmlformats.org/officeDocument/2006/extended-properties' " w:xpath="/ns0:Properties[1]/ns0:Company[1]" w:storeItemID="{6668398D-A668-4E3E-A5EB-62B293D839F1}"/>
            <w:text/>
          </w:sdtPr>
          <w:sdtContent>
            <w:r w:rsidRPr="0084775E">
              <w:rPr>
                <w:color w:val="2E74B5" w:themeColor="accent1" w:themeShade="BF"/>
                <w:sz w:val="32"/>
                <w:szCs w:val="32"/>
              </w:rPr>
              <w:t>Quantyl SARL</w:t>
            </w:r>
          </w:sdtContent>
        </w:sdt>
      </w:sdtContent>
    </w:sdt>
    <w:r w:rsidRPr="0084775E">
      <w:rPr>
        <w:color w:val="2E74B5" w:themeColor="accent1" w:themeShade="BF"/>
        <w:sz w:val="32"/>
        <w:szCs w:val="32"/>
      </w:rPr>
      <w:tab/>
    </w:r>
    <w:r w:rsidRPr="0084775E">
      <w:rPr>
        <w:b/>
        <w:color w:val="2E74B5" w:themeColor="accent1" w:themeShade="BF"/>
        <w:sz w:val="32"/>
        <w:szCs w:val="32"/>
      </w:rPr>
      <w:fldChar w:fldCharType="begin"/>
    </w:r>
    <w:r w:rsidRPr="0084775E">
      <w:rPr>
        <w:b/>
        <w:color w:val="2E74B5" w:themeColor="accent1" w:themeShade="BF"/>
        <w:sz w:val="32"/>
        <w:szCs w:val="32"/>
      </w:rPr>
      <w:instrText>PAGE   \* MERGEFORMAT</w:instrText>
    </w:r>
    <w:r w:rsidRPr="0084775E">
      <w:rPr>
        <w:b/>
        <w:color w:val="2E74B5" w:themeColor="accent1" w:themeShade="BF"/>
        <w:sz w:val="32"/>
        <w:szCs w:val="32"/>
      </w:rPr>
      <w:fldChar w:fldCharType="separate"/>
    </w:r>
    <w:r w:rsidR="00783ACA">
      <w:rPr>
        <w:b/>
        <w:noProof/>
        <w:color w:val="2E74B5" w:themeColor="accent1" w:themeShade="BF"/>
        <w:sz w:val="32"/>
        <w:szCs w:val="32"/>
      </w:rPr>
      <w:t>13</w:t>
    </w:r>
    <w:r w:rsidRPr="0084775E">
      <w:rPr>
        <w:b/>
        <w:color w:val="2E74B5" w:themeColor="accent1" w:themeShade="BF"/>
        <w:sz w:val="32"/>
        <w:szCs w:val="32"/>
      </w:rPr>
      <w:fldChar w:fldCharType="end"/>
    </w:r>
  </w:p>
  <w:p w14:paraId="4CCCA359" w14:textId="4A54DDFD" w:rsidR="00837922" w:rsidRPr="0084775E" w:rsidRDefault="00837922" w:rsidP="00A81853">
    <w:pPr>
      <w:pStyle w:val="Pieddepage"/>
      <w:rPr>
        <w:i/>
        <w:color w:val="9CC2E5" w:themeColor="accent1" w:themeTint="99"/>
      </w:rPr>
    </w:pPr>
    <w:r w:rsidRPr="0084775E">
      <w:rPr>
        <w:i/>
        <w:color w:val="9CC2E5" w:themeColor="accent1" w:themeTint="99"/>
      </w:rPr>
      <w:tab/>
    </w:r>
    <w:sdt>
      <w:sdtPr>
        <w:rPr>
          <w:i/>
          <w:color w:val="9CC2E5" w:themeColor="accent1" w:themeTint="99"/>
        </w:rPr>
        <w:alias w:val="Adresse société"/>
        <w:tag w:val=""/>
        <w:id w:val="-1243717029"/>
        <w:dataBinding w:prefixMappings="xmlns:ns0='http://schemas.microsoft.com/office/2006/coverPageProps' " w:xpath="/ns0:CoverPageProperties[1]/ns0:CompanyAddress[1]" w:storeItemID="{55AF091B-3C7A-41E3-B477-F2FDAA23CFDA}"/>
        <w:text/>
      </w:sdtPr>
      <w:sdtContent>
        <w:r>
          <w:rPr>
            <w:i/>
            <w:color w:val="9CC2E5" w:themeColor="accent1" w:themeTint="99"/>
          </w:rPr>
          <w:t>8 Avenue du Maquis, 26100 Romans sur Isère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68BA0" w14:textId="77777777" w:rsidR="00E750CB" w:rsidRDefault="00E750CB" w:rsidP="00F129F1">
      <w:pPr>
        <w:spacing w:after="0" w:line="240" w:lineRule="auto"/>
      </w:pPr>
      <w:r>
        <w:separator/>
      </w:r>
    </w:p>
  </w:footnote>
  <w:footnote w:type="continuationSeparator" w:id="0">
    <w:p w14:paraId="27FF2E76" w14:textId="77777777" w:rsidR="00E750CB" w:rsidRDefault="00E750CB" w:rsidP="00F129F1">
      <w:pPr>
        <w:spacing w:after="0" w:line="240" w:lineRule="auto"/>
      </w:pPr>
      <w:r>
        <w:continuationSeparator/>
      </w:r>
    </w:p>
  </w:footnote>
  <w:footnote w:id="1">
    <w:p w14:paraId="097C4937" w14:textId="77777777" w:rsidR="00837922" w:rsidRDefault="00837922" w:rsidP="0012684C">
      <w:pPr>
        <w:pStyle w:val="Notedebasdepage"/>
      </w:pPr>
      <w:r>
        <w:rPr>
          <w:rStyle w:val="Appelnotedebasdep"/>
        </w:rPr>
        <w:footnoteRef/>
      </w:r>
      <w:r>
        <w:t xml:space="preserve"> Cf document sur les biomes.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12E30" w14:textId="77777777" w:rsidR="00837922" w:rsidRPr="0084775E" w:rsidRDefault="00837922" w:rsidP="0084775E">
    <w:pPr>
      <w:pStyle w:val="En-tte"/>
      <w:pBdr>
        <w:bottom w:val="single" w:sz="24" w:space="1" w:color="1F4E79" w:themeColor="accent1" w:themeShade="80"/>
      </w:pBdr>
      <w:tabs>
        <w:tab w:val="clear" w:pos="4536"/>
      </w:tabs>
      <w:rPr>
        <w:color w:val="2E74B5" w:themeColor="accent1" w:themeShade="BF"/>
        <w:sz w:val="32"/>
        <w:szCs w:val="32"/>
      </w:rPr>
    </w:pPr>
    <w:fldSimple w:instr=" STYLEREF  &quot;Titre 1&quot; \n  \* MERGEFORMAT ">
      <w:r w:rsidR="00783ACA" w:rsidRPr="00783ACA">
        <w:rPr>
          <w:noProof/>
          <w:color w:val="2E74B5" w:themeColor="accent1" w:themeShade="BF"/>
          <w:sz w:val="32"/>
          <w:szCs w:val="32"/>
        </w:rPr>
        <w:t>4</w:t>
      </w:r>
    </w:fldSimple>
    <w:r w:rsidRPr="0084775E">
      <w:rPr>
        <w:color w:val="2E74B5" w:themeColor="accent1" w:themeShade="BF"/>
        <w:sz w:val="32"/>
        <w:szCs w:val="32"/>
      </w:rPr>
      <w:t xml:space="preserve"> </w:t>
    </w:r>
    <w:fldSimple w:instr=" STYLEREF  &quot;Titre 1&quot;  \* MERGEFORMAT ">
      <w:r w:rsidR="00783ACA">
        <w:rPr>
          <w:noProof/>
        </w:rPr>
        <w:t>Secteur administratif</w:t>
      </w:r>
    </w:fldSimple>
    <w:r w:rsidRPr="0084775E">
      <w:rPr>
        <w:color w:val="2E74B5" w:themeColor="accent1" w:themeShade="BF"/>
        <w:sz w:val="32"/>
        <w:szCs w:val="32"/>
      </w:rPr>
      <w:tab/>
    </w:r>
    <w:sdt>
      <w:sdtPr>
        <w:rPr>
          <w:color w:val="2E74B5" w:themeColor="accent1" w:themeShade="BF"/>
          <w:sz w:val="32"/>
          <w:szCs w:val="32"/>
        </w:rPr>
        <w:alias w:val="Titre "/>
        <w:tag w:val=""/>
        <w:id w:val="-1107430178"/>
        <w:placeholder>
          <w:docPart w:val="ECDE923088964E14A59FDF763A70316B"/>
        </w:placeholder>
        <w:dataBinding w:prefixMappings="xmlns:ns0='http://purl.org/dc/elements/1.1/' xmlns:ns1='http://schemas.openxmlformats.org/package/2006/metadata/core-properties' " w:xpath="/ns1:coreProperties[1]/ns0:title[1]" w:storeItemID="{6C3C8BC8-F283-45AE-878A-BAB7291924A1}"/>
        <w:text/>
      </w:sdtPr>
      <w:sdtContent>
        <w:r>
          <w:rPr>
            <w:color w:val="2E74B5" w:themeColor="accent1" w:themeShade="BF"/>
            <w:sz w:val="32"/>
            <w:szCs w:val="32"/>
          </w:rPr>
          <w:t>Liste des bâtiments</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399B6" w14:textId="77777777" w:rsidR="00837922" w:rsidRPr="0084775E" w:rsidRDefault="00837922" w:rsidP="0084775E">
    <w:pPr>
      <w:pStyle w:val="En-tte"/>
      <w:pBdr>
        <w:bottom w:val="single" w:sz="24" w:space="1" w:color="1F4E79" w:themeColor="accent1" w:themeShade="80"/>
      </w:pBdr>
      <w:tabs>
        <w:tab w:val="clear" w:pos="4536"/>
      </w:tabs>
      <w:rPr>
        <w:color w:val="2E74B5" w:themeColor="accent1" w:themeShade="BF"/>
        <w:sz w:val="32"/>
        <w:szCs w:val="32"/>
      </w:rPr>
    </w:pPr>
    <w:sdt>
      <w:sdtPr>
        <w:rPr>
          <w:color w:val="2E74B5" w:themeColor="accent1" w:themeShade="BF"/>
          <w:sz w:val="32"/>
          <w:szCs w:val="32"/>
        </w:rPr>
        <w:alias w:val="Titre "/>
        <w:tag w:val=""/>
        <w:id w:val="936871238"/>
        <w:placeholder>
          <w:docPart w:val="3EEB8BF34A4E46E994A7866463199771"/>
        </w:placeholder>
        <w:dataBinding w:prefixMappings="xmlns:ns0='http://purl.org/dc/elements/1.1/' xmlns:ns1='http://schemas.openxmlformats.org/package/2006/metadata/core-properties' " w:xpath="/ns1:coreProperties[1]/ns0:title[1]" w:storeItemID="{6C3C8BC8-F283-45AE-878A-BAB7291924A1}"/>
        <w:text/>
      </w:sdtPr>
      <w:sdtContent>
        <w:r>
          <w:rPr>
            <w:color w:val="2E74B5" w:themeColor="accent1" w:themeShade="BF"/>
            <w:sz w:val="32"/>
            <w:szCs w:val="32"/>
          </w:rPr>
          <w:t>Liste des bâtiments</w:t>
        </w:r>
      </w:sdtContent>
    </w:sdt>
    <w:r w:rsidRPr="0084775E">
      <w:rPr>
        <w:color w:val="2E74B5" w:themeColor="accent1" w:themeShade="BF"/>
        <w:sz w:val="32"/>
        <w:szCs w:val="32"/>
      </w:rPr>
      <w:tab/>
    </w:r>
    <w:fldSimple w:instr=" STYLEREF  &quot;Titre 1&quot; \n  \* MERGEFORMAT ">
      <w:r w:rsidR="00783ACA" w:rsidRPr="00783ACA">
        <w:rPr>
          <w:noProof/>
          <w:color w:val="2E74B5" w:themeColor="accent1" w:themeShade="BF"/>
          <w:sz w:val="32"/>
          <w:szCs w:val="32"/>
        </w:rPr>
        <w:t>4</w:t>
      </w:r>
    </w:fldSimple>
    <w:r w:rsidRPr="0084775E">
      <w:rPr>
        <w:color w:val="2E74B5" w:themeColor="accent1" w:themeShade="BF"/>
        <w:sz w:val="32"/>
        <w:szCs w:val="32"/>
      </w:rPr>
      <w:t xml:space="preserve"> </w:t>
    </w:r>
    <w:fldSimple w:instr=" STYLEREF  &quot;Titre 1&quot;  \* MERGEFORMAT ">
      <w:r w:rsidR="00783ACA">
        <w:rPr>
          <w:noProof/>
        </w:rPr>
        <w:t>Secteur administratif</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4D18"/>
    <w:multiLevelType w:val="hybridMultilevel"/>
    <w:tmpl w:val="90BC19EC"/>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FB1760"/>
    <w:multiLevelType w:val="hybridMultilevel"/>
    <w:tmpl w:val="C5827E54"/>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8C4320"/>
    <w:multiLevelType w:val="hybridMultilevel"/>
    <w:tmpl w:val="D778C40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DB27B0"/>
    <w:multiLevelType w:val="hybridMultilevel"/>
    <w:tmpl w:val="88C679EC"/>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6276C4"/>
    <w:multiLevelType w:val="hybridMultilevel"/>
    <w:tmpl w:val="50E6F44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CA7FB2"/>
    <w:multiLevelType w:val="hybridMultilevel"/>
    <w:tmpl w:val="F934C6AE"/>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A811E8"/>
    <w:multiLevelType w:val="hybridMultilevel"/>
    <w:tmpl w:val="7FE2A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283D07"/>
    <w:multiLevelType w:val="hybridMultilevel"/>
    <w:tmpl w:val="8FAC66C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F8174F2"/>
    <w:multiLevelType w:val="hybridMultilevel"/>
    <w:tmpl w:val="7F66105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FBB2175"/>
    <w:multiLevelType w:val="hybridMultilevel"/>
    <w:tmpl w:val="5FFCA9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16C05C6"/>
    <w:multiLevelType w:val="hybridMultilevel"/>
    <w:tmpl w:val="534E286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1940FA3"/>
    <w:multiLevelType w:val="hybridMultilevel"/>
    <w:tmpl w:val="010C764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25D23FF"/>
    <w:multiLevelType w:val="hybridMultilevel"/>
    <w:tmpl w:val="A0A433E6"/>
    <w:lvl w:ilvl="0" w:tplc="92C40754">
      <w:start w:val="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2B56997"/>
    <w:multiLevelType w:val="hybridMultilevel"/>
    <w:tmpl w:val="42D097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4011E3A"/>
    <w:multiLevelType w:val="hybridMultilevel"/>
    <w:tmpl w:val="BE2E72B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6643933"/>
    <w:multiLevelType w:val="hybridMultilevel"/>
    <w:tmpl w:val="4328C91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6C10C9E"/>
    <w:multiLevelType w:val="hybridMultilevel"/>
    <w:tmpl w:val="4FC23E0A"/>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9EB7B34"/>
    <w:multiLevelType w:val="hybridMultilevel"/>
    <w:tmpl w:val="82AEDD7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9FB6010"/>
    <w:multiLevelType w:val="hybridMultilevel"/>
    <w:tmpl w:val="435A33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1BAC3F7B"/>
    <w:multiLevelType w:val="hybridMultilevel"/>
    <w:tmpl w:val="1D34C636"/>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C8002CA"/>
    <w:multiLevelType w:val="hybridMultilevel"/>
    <w:tmpl w:val="5732B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DE17918"/>
    <w:multiLevelType w:val="hybridMultilevel"/>
    <w:tmpl w:val="C35087B6"/>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1DFE4717"/>
    <w:multiLevelType w:val="hybridMultilevel"/>
    <w:tmpl w:val="D1DA2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1E695D97"/>
    <w:multiLevelType w:val="hybridMultilevel"/>
    <w:tmpl w:val="4330D318"/>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1F000353"/>
    <w:multiLevelType w:val="hybridMultilevel"/>
    <w:tmpl w:val="713A39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1FFA6C2C"/>
    <w:multiLevelType w:val="hybridMultilevel"/>
    <w:tmpl w:val="3C722EB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3872571"/>
    <w:multiLevelType w:val="hybridMultilevel"/>
    <w:tmpl w:val="4BB0E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3C62D20"/>
    <w:multiLevelType w:val="hybridMultilevel"/>
    <w:tmpl w:val="9500CADA"/>
    <w:lvl w:ilvl="0" w:tplc="8004AF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276754E7"/>
    <w:multiLevelType w:val="hybridMultilevel"/>
    <w:tmpl w:val="CA688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2A31625C"/>
    <w:multiLevelType w:val="hybridMultilevel"/>
    <w:tmpl w:val="7F0C5C5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2B592476"/>
    <w:multiLevelType w:val="hybridMultilevel"/>
    <w:tmpl w:val="4272A2B4"/>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2D304351"/>
    <w:multiLevelType w:val="hybridMultilevel"/>
    <w:tmpl w:val="5550376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2D467FAB"/>
    <w:multiLevelType w:val="hybridMultilevel"/>
    <w:tmpl w:val="0CF2DE6C"/>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2E5365B0"/>
    <w:multiLevelType w:val="multilevel"/>
    <w:tmpl w:val="FB6E335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nsid w:val="2FB26BFA"/>
    <w:multiLevelType w:val="hybridMultilevel"/>
    <w:tmpl w:val="7010755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03D5286"/>
    <w:multiLevelType w:val="hybridMultilevel"/>
    <w:tmpl w:val="26E48206"/>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32E9581A"/>
    <w:multiLevelType w:val="hybridMultilevel"/>
    <w:tmpl w:val="5F78DF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35134AAA"/>
    <w:multiLevelType w:val="hybridMultilevel"/>
    <w:tmpl w:val="33B4E2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357638DC"/>
    <w:multiLevelType w:val="hybridMultilevel"/>
    <w:tmpl w:val="02F830C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80C67F1"/>
    <w:multiLevelType w:val="hybridMultilevel"/>
    <w:tmpl w:val="42DE928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382A5F59"/>
    <w:multiLevelType w:val="hybridMultilevel"/>
    <w:tmpl w:val="9A66B32E"/>
    <w:lvl w:ilvl="0" w:tplc="EEDE5C18">
      <w:start w:val="30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38334295"/>
    <w:multiLevelType w:val="hybridMultilevel"/>
    <w:tmpl w:val="3982A476"/>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38D45298"/>
    <w:multiLevelType w:val="hybridMultilevel"/>
    <w:tmpl w:val="A3C690CC"/>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39524ADD"/>
    <w:multiLevelType w:val="hybridMultilevel"/>
    <w:tmpl w:val="6C36BCE6"/>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398C6AC2"/>
    <w:multiLevelType w:val="hybridMultilevel"/>
    <w:tmpl w:val="DB3641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3AB44525"/>
    <w:multiLevelType w:val="hybridMultilevel"/>
    <w:tmpl w:val="F71EC2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3D232C1B"/>
    <w:multiLevelType w:val="hybridMultilevel"/>
    <w:tmpl w:val="738C615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3DE8319D"/>
    <w:multiLevelType w:val="hybridMultilevel"/>
    <w:tmpl w:val="06A41522"/>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2BC59D8"/>
    <w:multiLevelType w:val="hybridMultilevel"/>
    <w:tmpl w:val="93C0CB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447C7D24"/>
    <w:multiLevelType w:val="hybridMultilevel"/>
    <w:tmpl w:val="26A4D98A"/>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44B516A4"/>
    <w:multiLevelType w:val="hybridMultilevel"/>
    <w:tmpl w:val="96F82CC8"/>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456C0DFC"/>
    <w:multiLevelType w:val="hybridMultilevel"/>
    <w:tmpl w:val="E6F01CE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49D54011"/>
    <w:multiLevelType w:val="hybridMultilevel"/>
    <w:tmpl w:val="40B6D96A"/>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49E35E87"/>
    <w:multiLevelType w:val="hybridMultilevel"/>
    <w:tmpl w:val="6D28187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49FE63B5"/>
    <w:multiLevelType w:val="hybridMultilevel"/>
    <w:tmpl w:val="C24C5618"/>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4A8769FA"/>
    <w:multiLevelType w:val="hybridMultilevel"/>
    <w:tmpl w:val="AE766398"/>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4C83787B"/>
    <w:multiLevelType w:val="hybridMultilevel"/>
    <w:tmpl w:val="EA5436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4F762D21"/>
    <w:multiLevelType w:val="hybridMultilevel"/>
    <w:tmpl w:val="C88E6F68"/>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0080E24"/>
    <w:multiLevelType w:val="hybridMultilevel"/>
    <w:tmpl w:val="52DE5EFE"/>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50982D57"/>
    <w:multiLevelType w:val="hybridMultilevel"/>
    <w:tmpl w:val="C032E0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523220DA"/>
    <w:multiLevelType w:val="hybridMultilevel"/>
    <w:tmpl w:val="F71EC2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57AD5CE1"/>
    <w:multiLevelType w:val="hybridMultilevel"/>
    <w:tmpl w:val="D8D4C864"/>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7E827B5"/>
    <w:multiLevelType w:val="hybridMultilevel"/>
    <w:tmpl w:val="EFAAF716"/>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58C41887"/>
    <w:multiLevelType w:val="hybridMultilevel"/>
    <w:tmpl w:val="5D04CD3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59ED26EF"/>
    <w:multiLevelType w:val="hybridMultilevel"/>
    <w:tmpl w:val="C4268A4A"/>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5F5A594E"/>
    <w:multiLevelType w:val="hybridMultilevel"/>
    <w:tmpl w:val="959AA0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5F754B0D"/>
    <w:multiLevelType w:val="hybridMultilevel"/>
    <w:tmpl w:val="F39A032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5FD2428E"/>
    <w:multiLevelType w:val="hybridMultilevel"/>
    <w:tmpl w:val="A4164C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6274450A"/>
    <w:multiLevelType w:val="hybridMultilevel"/>
    <w:tmpl w:val="AEEE50F2"/>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3AF0398"/>
    <w:multiLevelType w:val="hybridMultilevel"/>
    <w:tmpl w:val="28500EF6"/>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658C7141"/>
    <w:multiLevelType w:val="hybridMultilevel"/>
    <w:tmpl w:val="6E6A7BF4"/>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69286019"/>
    <w:multiLevelType w:val="hybridMultilevel"/>
    <w:tmpl w:val="DF08CF72"/>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695E067B"/>
    <w:multiLevelType w:val="hybridMultilevel"/>
    <w:tmpl w:val="88548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696F141F"/>
    <w:multiLevelType w:val="hybridMultilevel"/>
    <w:tmpl w:val="4484FC18"/>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6A4A588A"/>
    <w:multiLevelType w:val="hybridMultilevel"/>
    <w:tmpl w:val="C02844DA"/>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E644BB2"/>
    <w:multiLevelType w:val="hybridMultilevel"/>
    <w:tmpl w:val="644AFC1C"/>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6F8E6934"/>
    <w:multiLevelType w:val="hybridMultilevel"/>
    <w:tmpl w:val="94064C8C"/>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709E3DBA"/>
    <w:multiLevelType w:val="hybridMultilevel"/>
    <w:tmpl w:val="9E7EC0E0"/>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7226699B"/>
    <w:multiLevelType w:val="hybridMultilevel"/>
    <w:tmpl w:val="39EC9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4066124"/>
    <w:multiLevelType w:val="hybridMultilevel"/>
    <w:tmpl w:val="F70C07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nsid w:val="74831ADA"/>
    <w:multiLevelType w:val="hybridMultilevel"/>
    <w:tmpl w:val="AD7611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nsid w:val="74EC5E27"/>
    <w:multiLevelType w:val="hybridMultilevel"/>
    <w:tmpl w:val="9C7CAAB0"/>
    <w:lvl w:ilvl="0" w:tplc="8004AF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nsid w:val="753B17A2"/>
    <w:multiLevelType w:val="multilevel"/>
    <w:tmpl w:val="78340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3">
    <w:nsid w:val="7636593C"/>
    <w:multiLevelType w:val="hybridMultilevel"/>
    <w:tmpl w:val="36E41B76"/>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6FA1602"/>
    <w:multiLevelType w:val="hybridMultilevel"/>
    <w:tmpl w:val="226C03C4"/>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nsid w:val="781E6ACB"/>
    <w:multiLevelType w:val="hybridMultilevel"/>
    <w:tmpl w:val="582E49C0"/>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784D0135"/>
    <w:multiLevelType w:val="hybridMultilevel"/>
    <w:tmpl w:val="0B0E68AA"/>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78774AF7"/>
    <w:multiLevelType w:val="hybridMultilevel"/>
    <w:tmpl w:val="648CA836"/>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nsid w:val="7D2B2208"/>
    <w:multiLevelType w:val="hybridMultilevel"/>
    <w:tmpl w:val="9968D854"/>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nsid w:val="7D5D3DBB"/>
    <w:multiLevelType w:val="hybridMultilevel"/>
    <w:tmpl w:val="CD667818"/>
    <w:lvl w:ilvl="0" w:tplc="FD66DC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nsid w:val="7F2B6882"/>
    <w:multiLevelType w:val="hybridMultilevel"/>
    <w:tmpl w:val="49B4E2AE"/>
    <w:lvl w:ilvl="0" w:tplc="EEDE5C1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82"/>
  </w:num>
  <w:num w:numId="3">
    <w:abstractNumId w:val="60"/>
  </w:num>
  <w:num w:numId="4">
    <w:abstractNumId w:val="9"/>
  </w:num>
  <w:num w:numId="5">
    <w:abstractNumId w:val="59"/>
  </w:num>
  <w:num w:numId="6">
    <w:abstractNumId w:val="61"/>
  </w:num>
  <w:num w:numId="7">
    <w:abstractNumId w:val="55"/>
  </w:num>
  <w:num w:numId="8">
    <w:abstractNumId w:val="15"/>
  </w:num>
  <w:num w:numId="9">
    <w:abstractNumId w:val="86"/>
  </w:num>
  <w:num w:numId="10">
    <w:abstractNumId w:val="76"/>
  </w:num>
  <w:num w:numId="11">
    <w:abstractNumId w:val="38"/>
  </w:num>
  <w:num w:numId="12">
    <w:abstractNumId w:val="84"/>
  </w:num>
  <w:num w:numId="13">
    <w:abstractNumId w:val="53"/>
  </w:num>
  <w:num w:numId="14">
    <w:abstractNumId w:val="64"/>
  </w:num>
  <w:num w:numId="15">
    <w:abstractNumId w:val="0"/>
  </w:num>
  <w:num w:numId="16">
    <w:abstractNumId w:val="71"/>
  </w:num>
  <w:num w:numId="17">
    <w:abstractNumId w:val="14"/>
  </w:num>
  <w:num w:numId="18">
    <w:abstractNumId w:val="23"/>
  </w:num>
  <w:num w:numId="19">
    <w:abstractNumId w:val="51"/>
  </w:num>
  <w:num w:numId="20">
    <w:abstractNumId w:val="7"/>
  </w:num>
  <w:num w:numId="21">
    <w:abstractNumId w:val="2"/>
  </w:num>
  <w:num w:numId="22">
    <w:abstractNumId w:val="36"/>
  </w:num>
  <w:num w:numId="23">
    <w:abstractNumId w:val="10"/>
  </w:num>
  <w:num w:numId="24">
    <w:abstractNumId w:val="29"/>
  </w:num>
  <w:num w:numId="25">
    <w:abstractNumId w:val="4"/>
  </w:num>
  <w:num w:numId="26">
    <w:abstractNumId w:val="79"/>
  </w:num>
  <w:num w:numId="27">
    <w:abstractNumId w:val="27"/>
  </w:num>
  <w:num w:numId="28">
    <w:abstractNumId w:val="81"/>
  </w:num>
  <w:num w:numId="29">
    <w:abstractNumId w:val="83"/>
  </w:num>
  <w:num w:numId="30">
    <w:abstractNumId w:val="73"/>
  </w:num>
  <w:num w:numId="31">
    <w:abstractNumId w:val="87"/>
  </w:num>
  <w:num w:numId="32">
    <w:abstractNumId w:val="31"/>
  </w:num>
  <w:num w:numId="33">
    <w:abstractNumId w:val="66"/>
  </w:num>
  <w:num w:numId="34">
    <w:abstractNumId w:val="32"/>
  </w:num>
  <w:num w:numId="35">
    <w:abstractNumId w:val="8"/>
  </w:num>
  <w:num w:numId="36">
    <w:abstractNumId w:val="46"/>
  </w:num>
  <w:num w:numId="37">
    <w:abstractNumId w:val="63"/>
  </w:num>
  <w:num w:numId="38">
    <w:abstractNumId w:val="85"/>
  </w:num>
  <w:num w:numId="39">
    <w:abstractNumId w:val="6"/>
  </w:num>
  <w:num w:numId="40">
    <w:abstractNumId w:val="26"/>
  </w:num>
  <w:num w:numId="41">
    <w:abstractNumId w:val="39"/>
  </w:num>
  <w:num w:numId="42">
    <w:abstractNumId w:val="78"/>
  </w:num>
  <w:num w:numId="43">
    <w:abstractNumId w:val="72"/>
  </w:num>
  <w:num w:numId="44">
    <w:abstractNumId w:val="24"/>
  </w:num>
  <w:num w:numId="45">
    <w:abstractNumId w:val="90"/>
  </w:num>
  <w:num w:numId="46">
    <w:abstractNumId w:val="20"/>
  </w:num>
  <w:num w:numId="47">
    <w:abstractNumId w:val="65"/>
  </w:num>
  <w:num w:numId="48">
    <w:abstractNumId w:val="74"/>
  </w:num>
  <w:num w:numId="49">
    <w:abstractNumId w:val="56"/>
  </w:num>
  <w:num w:numId="50">
    <w:abstractNumId w:val="57"/>
  </w:num>
  <w:num w:numId="51">
    <w:abstractNumId w:val="34"/>
  </w:num>
  <w:num w:numId="52">
    <w:abstractNumId w:val="40"/>
  </w:num>
  <w:num w:numId="53">
    <w:abstractNumId w:val="48"/>
  </w:num>
  <w:num w:numId="54">
    <w:abstractNumId w:val="18"/>
  </w:num>
  <w:num w:numId="55">
    <w:abstractNumId w:val="22"/>
  </w:num>
  <w:num w:numId="56">
    <w:abstractNumId w:val="19"/>
  </w:num>
  <w:num w:numId="57">
    <w:abstractNumId w:val="13"/>
  </w:num>
  <w:num w:numId="58">
    <w:abstractNumId w:val="67"/>
  </w:num>
  <w:num w:numId="59">
    <w:abstractNumId w:val="37"/>
  </w:num>
  <w:num w:numId="60">
    <w:abstractNumId w:val="44"/>
  </w:num>
  <w:num w:numId="61">
    <w:abstractNumId w:val="45"/>
  </w:num>
  <w:num w:numId="62">
    <w:abstractNumId w:val="80"/>
  </w:num>
  <w:num w:numId="63">
    <w:abstractNumId w:val="70"/>
  </w:num>
  <w:num w:numId="64">
    <w:abstractNumId w:val="28"/>
  </w:num>
  <w:num w:numId="65">
    <w:abstractNumId w:val="5"/>
  </w:num>
  <w:num w:numId="66">
    <w:abstractNumId w:val="30"/>
  </w:num>
  <w:num w:numId="67">
    <w:abstractNumId w:val="58"/>
  </w:num>
  <w:num w:numId="68">
    <w:abstractNumId w:val="3"/>
  </w:num>
  <w:num w:numId="69">
    <w:abstractNumId w:val="62"/>
  </w:num>
  <w:num w:numId="70">
    <w:abstractNumId w:val="42"/>
  </w:num>
  <w:num w:numId="71">
    <w:abstractNumId w:val="52"/>
  </w:num>
  <w:num w:numId="72">
    <w:abstractNumId w:val="35"/>
  </w:num>
  <w:num w:numId="73">
    <w:abstractNumId w:val="1"/>
  </w:num>
  <w:num w:numId="74">
    <w:abstractNumId w:val="21"/>
  </w:num>
  <w:num w:numId="75">
    <w:abstractNumId w:val="77"/>
  </w:num>
  <w:num w:numId="76">
    <w:abstractNumId w:val="16"/>
  </w:num>
  <w:num w:numId="77">
    <w:abstractNumId w:val="68"/>
  </w:num>
  <w:num w:numId="78">
    <w:abstractNumId w:val="47"/>
  </w:num>
  <w:num w:numId="79">
    <w:abstractNumId w:val="69"/>
  </w:num>
  <w:num w:numId="80">
    <w:abstractNumId w:val="41"/>
  </w:num>
  <w:num w:numId="81">
    <w:abstractNumId w:val="89"/>
  </w:num>
  <w:num w:numId="82">
    <w:abstractNumId w:val="54"/>
  </w:num>
  <w:num w:numId="83">
    <w:abstractNumId w:val="12"/>
  </w:num>
  <w:num w:numId="84">
    <w:abstractNumId w:val="75"/>
  </w:num>
  <w:num w:numId="85">
    <w:abstractNumId w:val="25"/>
  </w:num>
  <w:num w:numId="86">
    <w:abstractNumId w:val="11"/>
  </w:num>
  <w:num w:numId="87">
    <w:abstractNumId w:val="17"/>
  </w:num>
  <w:num w:numId="88">
    <w:abstractNumId w:val="50"/>
  </w:num>
  <w:num w:numId="89">
    <w:abstractNumId w:val="49"/>
  </w:num>
  <w:num w:numId="90">
    <w:abstractNumId w:val="43"/>
  </w:num>
  <w:num w:numId="91">
    <w:abstractNumId w:val="88"/>
  </w:num>
  <w:numIdMacAtCleanup w:val="8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baut Henin">
    <w15:presenceInfo w15:providerId="Windows Live" w15:userId="9a9194de40202fd3"/>
  </w15:person>
  <w15:person w15:author="Corinne Henin">
    <w15:presenceInfo w15:providerId="Windows Live" w15:userId="0b3a0951c7d3e2a0"/>
  </w15:person>
  <w15:person w15:author="Corinne">
    <w15:presenceInfo w15:providerId="None" w15:userId="Corin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trackRevisio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58E1"/>
    <w:rsid w:val="00034953"/>
    <w:rsid w:val="000366BF"/>
    <w:rsid w:val="00044B3D"/>
    <w:rsid w:val="00050B4D"/>
    <w:rsid w:val="00053110"/>
    <w:rsid w:val="00067C98"/>
    <w:rsid w:val="000B0414"/>
    <w:rsid w:val="000C2B2E"/>
    <w:rsid w:val="000C4F20"/>
    <w:rsid w:val="000C707A"/>
    <w:rsid w:val="000D76A0"/>
    <w:rsid w:val="000E4E50"/>
    <w:rsid w:val="000F320D"/>
    <w:rsid w:val="0012684C"/>
    <w:rsid w:val="0013161C"/>
    <w:rsid w:val="00174519"/>
    <w:rsid w:val="00182B24"/>
    <w:rsid w:val="001856E6"/>
    <w:rsid w:val="00195839"/>
    <w:rsid w:val="001A534F"/>
    <w:rsid w:val="001B3D7F"/>
    <w:rsid w:val="001D2B70"/>
    <w:rsid w:val="001E35A6"/>
    <w:rsid w:val="001E39F3"/>
    <w:rsid w:val="001F5E61"/>
    <w:rsid w:val="002137F3"/>
    <w:rsid w:val="002208D9"/>
    <w:rsid w:val="00220991"/>
    <w:rsid w:val="002561E7"/>
    <w:rsid w:val="00257011"/>
    <w:rsid w:val="002F6885"/>
    <w:rsid w:val="002F7109"/>
    <w:rsid w:val="00307698"/>
    <w:rsid w:val="00323E63"/>
    <w:rsid w:val="0033243D"/>
    <w:rsid w:val="00340AAF"/>
    <w:rsid w:val="0036436F"/>
    <w:rsid w:val="00370CA1"/>
    <w:rsid w:val="00380F2C"/>
    <w:rsid w:val="003958E1"/>
    <w:rsid w:val="00397BE8"/>
    <w:rsid w:val="003D1F04"/>
    <w:rsid w:val="003D49A4"/>
    <w:rsid w:val="003E03A7"/>
    <w:rsid w:val="003E2462"/>
    <w:rsid w:val="003E27BA"/>
    <w:rsid w:val="004043CB"/>
    <w:rsid w:val="004220A1"/>
    <w:rsid w:val="00440557"/>
    <w:rsid w:val="00442321"/>
    <w:rsid w:val="004464DF"/>
    <w:rsid w:val="004747D5"/>
    <w:rsid w:val="00475485"/>
    <w:rsid w:val="00475B32"/>
    <w:rsid w:val="004A3CC9"/>
    <w:rsid w:val="004B56BC"/>
    <w:rsid w:val="004C56B2"/>
    <w:rsid w:val="004C6165"/>
    <w:rsid w:val="004E3752"/>
    <w:rsid w:val="004F0A2A"/>
    <w:rsid w:val="00500439"/>
    <w:rsid w:val="00506644"/>
    <w:rsid w:val="00517A78"/>
    <w:rsid w:val="00525792"/>
    <w:rsid w:val="00530ABE"/>
    <w:rsid w:val="005432C3"/>
    <w:rsid w:val="00557479"/>
    <w:rsid w:val="005731B2"/>
    <w:rsid w:val="00581ED6"/>
    <w:rsid w:val="00590DE7"/>
    <w:rsid w:val="005A110D"/>
    <w:rsid w:val="005B3DC2"/>
    <w:rsid w:val="005C5EA2"/>
    <w:rsid w:val="005C79A5"/>
    <w:rsid w:val="005E2D75"/>
    <w:rsid w:val="005F15D3"/>
    <w:rsid w:val="0060571C"/>
    <w:rsid w:val="006057B7"/>
    <w:rsid w:val="00612EC5"/>
    <w:rsid w:val="006148B3"/>
    <w:rsid w:val="006241BD"/>
    <w:rsid w:val="00630371"/>
    <w:rsid w:val="00637070"/>
    <w:rsid w:val="006404B0"/>
    <w:rsid w:val="00642172"/>
    <w:rsid w:val="00650D96"/>
    <w:rsid w:val="006544FF"/>
    <w:rsid w:val="00675243"/>
    <w:rsid w:val="006761B0"/>
    <w:rsid w:val="00681F1D"/>
    <w:rsid w:val="00683809"/>
    <w:rsid w:val="0068602F"/>
    <w:rsid w:val="00690F6F"/>
    <w:rsid w:val="0069354D"/>
    <w:rsid w:val="006A776E"/>
    <w:rsid w:val="006B3834"/>
    <w:rsid w:val="006D49C5"/>
    <w:rsid w:val="006D6260"/>
    <w:rsid w:val="006E1636"/>
    <w:rsid w:val="007112BC"/>
    <w:rsid w:val="007215FC"/>
    <w:rsid w:val="0072655E"/>
    <w:rsid w:val="007340B8"/>
    <w:rsid w:val="00736319"/>
    <w:rsid w:val="00746E6F"/>
    <w:rsid w:val="007478A9"/>
    <w:rsid w:val="00783ACA"/>
    <w:rsid w:val="0078699D"/>
    <w:rsid w:val="00792087"/>
    <w:rsid w:val="007935A2"/>
    <w:rsid w:val="0079450C"/>
    <w:rsid w:val="007A02CD"/>
    <w:rsid w:val="007C366C"/>
    <w:rsid w:val="007C7960"/>
    <w:rsid w:val="007D38A6"/>
    <w:rsid w:val="007E756E"/>
    <w:rsid w:val="008061FB"/>
    <w:rsid w:val="00811C8D"/>
    <w:rsid w:val="00827A51"/>
    <w:rsid w:val="00837213"/>
    <w:rsid w:val="00837922"/>
    <w:rsid w:val="0084027C"/>
    <w:rsid w:val="00841BD2"/>
    <w:rsid w:val="00845B00"/>
    <w:rsid w:val="00845B50"/>
    <w:rsid w:val="0084775E"/>
    <w:rsid w:val="008A0562"/>
    <w:rsid w:val="008A4533"/>
    <w:rsid w:val="008A4C39"/>
    <w:rsid w:val="008B0DBD"/>
    <w:rsid w:val="008C583A"/>
    <w:rsid w:val="008C5E00"/>
    <w:rsid w:val="008D057D"/>
    <w:rsid w:val="008D1C26"/>
    <w:rsid w:val="00904B8F"/>
    <w:rsid w:val="00906E93"/>
    <w:rsid w:val="00910130"/>
    <w:rsid w:val="0091148E"/>
    <w:rsid w:val="00912046"/>
    <w:rsid w:val="00935115"/>
    <w:rsid w:val="00946BA2"/>
    <w:rsid w:val="00954A70"/>
    <w:rsid w:val="00962AB8"/>
    <w:rsid w:val="00983F82"/>
    <w:rsid w:val="00985BAC"/>
    <w:rsid w:val="00986C29"/>
    <w:rsid w:val="00993B21"/>
    <w:rsid w:val="009A1387"/>
    <w:rsid w:val="009A399C"/>
    <w:rsid w:val="009B0E52"/>
    <w:rsid w:val="009C057A"/>
    <w:rsid w:val="009C3BF6"/>
    <w:rsid w:val="009C4C8F"/>
    <w:rsid w:val="009C4FA5"/>
    <w:rsid w:val="009C57AC"/>
    <w:rsid w:val="009E5B6D"/>
    <w:rsid w:val="009F72CA"/>
    <w:rsid w:val="00A1171C"/>
    <w:rsid w:val="00A358F3"/>
    <w:rsid w:val="00A503D1"/>
    <w:rsid w:val="00A520ED"/>
    <w:rsid w:val="00A57D16"/>
    <w:rsid w:val="00A65190"/>
    <w:rsid w:val="00A81853"/>
    <w:rsid w:val="00A97BB9"/>
    <w:rsid w:val="00A97DEB"/>
    <w:rsid w:val="00AA11DE"/>
    <w:rsid w:val="00AA20FC"/>
    <w:rsid w:val="00AA5C87"/>
    <w:rsid w:val="00AD4CFA"/>
    <w:rsid w:val="00AF6DB7"/>
    <w:rsid w:val="00AF7822"/>
    <w:rsid w:val="00B338F7"/>
    <w:rsid w:val="00B36BFF"/>
    <w:rsid w:val="00B377A2"/>
    <w:rsid w:val="00B56FB1"/>
    <w:rsid w:val="00B62B87"/>
    <w:rsid w:val="00B8150C"/>
    <w:rsid w:val="00B836D6"/>
    <w:rsid w:val="00BB42EA"/>
    <w:rsid w:val="00BC17E6"/>
    <w:rsid w:val="00BC2980"/>
    <w:rsid w:val="00BF1966"/>
    <w:rsid w:val="00BF6504"/>
    <w:rsid w:val="00C11B3A"/>
    <w:rsid w:val="00C236B1"/>
    <w:rsid w:val="00C249DC"/>
    <w:rsid w:val="00C32F6A"/>
    <w:rsid w:val="00C33690"/>
    <w:rsid w:val="00C47A04"/>
    <w:rsid w:val="00C52CBF"/>
    <w:rsid w:val="00C61A48"/>
    <w:rsid w:val="00C71377"/>
    <w:rsid w:val="00C761F1"/>
    <w:rsid w:val="00C84F51"/>
    <w:rsid w:val="00C90792"/>
    <w:rsid w:val="00C90C1C"/>
    <w:rsid w:val="00CC6300"/>
    <w:rsid w:val="00CD61B9"/>
    <w:rsid w:val="00D127A1"/>
    <w:rsid w:val="00D273AD"/>
    <w:rsid w:val="00D423F1"/>
    <w:rsid w:val="00D62B12"/>
    <w:rsid w:val="00D63086"/>
    <w:rsid w:val="00D721CD"/>
    <w:rsid w:val="00D73EF3"/>
    <w:rsid w:val="00D817F9"/>
    <w:rsid w:val="00DD7604"/>
    <w:rsid w:val="00DF7ECA"/>
    <w:rsid w:val="00E01BC2"/>
    <w:rsid w:val="00E12510"/>
    <w:rsid w:val="00E1442E"/>
    <w:rsid w:val="00E44393"/>
    <w:rsid w:val="00E62948"/>
    <w:rsid w:val="00E72D5B"/>
    <w:rsid w:val="00E750CB"/>
    <w:rsid w:val="00E762E1"/>
    <w:rsid w:val="00E76A25"/>
    <w:rsid w:val="00E80B6A"/>
    <w:rsid w:val="00E94E07"/>
    <w:rsid w:val="00E978EC"/>
    <w:rsid w:val="00EB0543"/>
    <w:rsid w:val="00EB5D48"/>
    <w:rsid w:val="00EC3988"/>
    <w:rsid w:val="00ED1F20"/>
    <w:rsid w:val="00ED307A"/>
    <w:rsid w:val="00ED695F"/>
    <w:rsid w:val="00F05E0A"/>
    <w:rsid w:val="00F129F1"/>
    <w:rsid w:val="00F21E11"/>
    <w:rsid w:val="00F31670"/>
    <w:rsid w:val="00F56117"/>
    <w:rsid w:val="00F91001"/>
    <w:rsid w:val="00FA3F85"/>
    <w:rsid w:val="00FA727E"/>
    <w:rsid w:val="00FB5214"/>
    <w:rsid w:val="00FB7F7D"/>
    <w:rsid w:val="00FC636E"/>
    <w:rsid w:val="00FD0065"/>
    <w:rsid w:val="00FD3F1F"/>
    <w:rsid w:val="00FE2EC4"/>
    <w:rsid w:val="00FF097D"/>
    <w:rsid w:val="00FF75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92801"/>
  <w15:docId w15:val="{C6C17EBB-4D23-4060-B30D-8B8FD2B3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EA2"/>
  </w:style>
  <w:style w:type="paragraph" w:styleId="Titre1">
    <w:name w:val="heading 1"/>
    <w:basedOn w:val="Normal"/>
    <w:next w:val="Normal"/>
    <w:link w:val="Titre1Car"/>
    <w:uiPriority w:val="9"/>
    <w:qFormat/>
    <w:rsid w:val="002208D9"/>
    <w:pPr>
      <w:keepNext/>
      <w:keepLines/>
      <w:pageBreakBefore/>
      <w:numPr>
        <w:numId w:val="1"/>
      </w:numPr>
      <w:pBdr>
        <w:bottom w:val="single" w:sz="18" w:space="1" w:color="44546A" w:themeColor="text2"/>
      </w:pBdr>
      <w:spacing w:before="600" w:after="240"/>
      <w:outlineLvl w:val="0"/>
    </w:pPr>
    <w:rPr>
      <w:rFonts w:asciiTheme="majorHAnsi" w:eastAsiaTheme="majorEastAsia" w:hAnsiTheme="majorHAnsi" w:cstheme="majorBidi"/>
      <w:color w:val="5B9BD5" w:themeColor="accent1"/>
      <w:sz w:val="40"/>
      <w:szCs w:val="40"/>
    </w:rPr>
  </w:style>
  <w:style w:type="paragraph" w:styleId="Titre2">
    <w:name w:val="heading 2"/>
    <w:basedOn w:val="Normal"/>
    <w:next w:val="Normal"/>
    <w:link w:val="Titre2Car"/>
    <w:uiPriority w:val="9"/>
    <w:unhideWhenUsed/>
    <w:qFormat/>
    <w:rsid w:val="002208D9"/>
    <w:pPr>
      <w:keepNext/>
      <w:keepLines/>
      <w:numPr>
        <w:ilvl w:val="1"/>
        <w:numId w:val="1"/>
      </w:numPr>
      <w:spacing w:before="40" w:after="0"/>
      <w:outlineLvl w:val="1"/>
    </w:pPr>
    <w:rPr>
      <w:rFonts w:asciiTheme="majorHAnsi" w:eastAsiaTheme="majorEastAsia" w:hAnsiTheme="majorHAnsi" w:cstheme="majorBidi"/>
      <w:color w:val="5B9BD5" w:themeColor="accent1"/>
      <w:sz w:val="32"/>
      <w:szCs w:val="32"/>
    </w:rPr>
  </w:style>
  <w:style w:type="paragraph" w:styleId="Titre3">
    <w:name w:val="heading 3"/>
    <w:basedOn w:val="Normal"/>
    <w:next w:val="Normal"/>
    <w:link w:val="Titre3Car"/>
    <w:uiPriority w:val="9"/>
    <w:unhideWhenUsed/>
    <w:qFormat/>
    <w:rsid w:val="002208D9"/>
    <w:pPr>
      <w:keepNext/>
      <w:keepLines/>
      <w:numPr>
        <w:ilvl w:val="2"/>
        <w:numId w:val="1"/>
      </w:numPr>
      <w:spacing w:before="40" w:after="0"/>
      <w:outlineLvl w:val="2"/>
    </w:pPr>
    <w:rPr>
      <w:rFonts w:asciiTheme="majorHAnsi" w:eastAsiaTheme="majorEastAsia" w:hAnsiTheme="majorHAnsi" w:cstheme="majorBidi"/>
      <w:color w:val="5B9BD5" w:themeColor="accent1"/>
      <w:sz w:val="28"/>
      <w:szCs w:val="28"/>
    </w:rPr>
  </w:style>
  <w:style w:type="paragraph" w:styleId="Titre4">
    <w:name w:val="heading 4"/>
    <w:basedOn w:val="Normal"/>
    <w:next w:val="Normal"/>
    <w:link w:val="Titre4Car"/>
    <w:uiPriority w:val="9"/>
    <w:unhideWhenUsed/>
    <w:qFormat/>
    <w:rsid w:val="002208D9"/>
    <w:pPr>
      <w:keepNext/>
      <w:keepLines/>
      <w:numPr>
        <w:ilvl w:val="3"/>
        <w:numId w:val="1"/>
      </w:numPr>
      <w:spacing w:before="40" w:after="0"/>
      <w:outlineLvl w:val="3"/>
    </w:pPr>
    <w:rPr>
      <w:rFonts w:asciiTheme="majorHAnsi" w:eastAsiaTheme="majorEastAsia" w:hAnsiTheme="majorHAnsi" w:cstheme="majorBidi"/>
      <w:i/>
      <w:iCs/>
      <w:color w:val="44546A" w:themeColor="text2"/>
    </w:rPr>
  </w:style>
  <w:style w:type="paragraph" w:styleId="Titre5">
    <w:name w:val="heading 5"/>
    <w:basedOn w:val="Normal"/>
    <w:next w:val="Normal"/>
    <w:link w:val="Titre5Car"/>
    <w:uiPriority w:val="9"/>
    <w:unhideWhenUsed/>
    <w:qFormat/>
    <w:rsid w:val="002208D9"/>
    <w:pPr>
      <w:keepNext/>
      <w:keepLines/>
      <w:numPr>
        <w:ilvl w:val="4"/>
        <w:numId w:val="1"/>
      </w:numPr>
      <w:spacing w:before="40" w:after="0"/>
      <w:outlineLvl w:val="4"/>
    </w:pPr>
    <w:rPr>
      <w:rFonts w:asciiTheme="majorHAnsi" w:eastAsiaTheme="majorEastAsia" w:hAnsiTheme="majorHAnsi" w:cstheme="majorBidi"/>
      <w:color w:val="44546A" w:themeColor="text2"/>
    </w:rPr>
  </w:style>
  <w:style w:type="paragraph" w:styleId="Titre6">
    <w:name w:val="heading 6"/>
    <w:basedOn w:val="Normal"/>
    <w:next w:val="Normal"/>
    <w:link w:val="Titre6Car"/>
    <w:uiPriority w:val="9"/>
    <w:unhideWhenUsed/>
    <w:qFormat/>
    <w:rsid w:val="002208D9"/>
    <w:pPr>
      <w:keepNext/>
      <w:keepLines/>
      <w:numPr>
        <w:ilvl w:val="5"/>
        <w:numId w:val="1"/>
      </w:numPr>
      <w:spacing w:before="40" w:after="0"/>
      <w:outlineLvl w:val="5"/>
    </w:pPr>
    <w:rPr>
      <w:rFonts w:asciiTheme="majorHAnsi" w:eastAsiaTheme="majorEastAsia" w:hAnsiTheme="majorHAnsi" w:cstheme="majorBidi"/>
      <w:color w:val="44546A" w:themeColor="text2"/>
    </w:rPr>
  </w:style>
  <w:style w:type="paragraph" w:styleId="Titre7">
    <w:name w:val="heading 7"/>
    <w:basedOn w:val="Normal"/>
    <w:next w:val="Normal"/>
    <w:link w:val="Titre7Car"/>
    <w:uiPriority w:val="9"/>
    <w:unhideWhenUsed/>
    <w:qFormat/>
    <w:rsid w:val="002208D9"/>
    <w:pPr>
      <w:keepNext/>
      <w:keepLines/>
      <w:numPr>
        <w:ilvl w:val="6"/>
        <w:numId w:val="1"/>
      </w:numPr>
      <w:spacing w:before="40" w:after="0"/>
      <w:outlineLvl w:val="6"/>
    </w:pPr>
    <w:rPr>
      <w:rFonts w:asciiTheme="majorHAnsi" w:eastAsiaTheme="majorEastAsia" w:hAnsiTheme="majorHAnsi" w:cstheme="majorBidi"/>
      <w:i/>
      <w:iCs/>
      <w:color w:val="44546A" w:themeColor="text2"/>
    </w:rPr>
  </w:style>
  <w:style w:type="paragraph" w:styleId="Titre8">
    <w:name w:val="heading 8"/>
    <w:basedOn w:val="Normal"/>
    <w:next w:val="Normal"/>
    <w:link w:val="Titre8Car"/>
    <w:uiPriority w:val="9"/>
    <w:unhideWhenUsed/>
    <w:qFormat/>
    <w:rsid w:val="002137F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2137F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08D9"/>
    <w:rPr>
      <w:rFonts w:asciiTheme="majorHAnsi" w:eastAsiaTheme="majorEastAsia" w:hAnsiTheme="majorHAnsi" w:cstheme="majorBidi"/>
      <w:color w:val="5B9BD5" w:themeColor="accent1"/>
      <w:sz w:val="40"/>
      <w:szCs w:val="40"/>
    </w:rPr>
  </w:style>
  <w:style w:type="character" w:customStyle="1" w:styleId="Titre2Car">
    <w:name w:val="Titre 2 Car"/>
    <w:basedOn w:val="Policepardfaut"/>
    <w:link w:val="Titre2"/>
    <w:uiPriority w:val="9"/>
    <w:rsid w:val="002208D9"/>
    <w:rPr>
      <w:rFonts w:asciiTheme="majorHAnsi" w:eastAsiaTheme="majorEastAsia" w:hAnsiTheme="majorHAnsi" w:cstheme="majorBidi"/>
      <w:color w:val="5B9BD5" w:themeColor="accent1"/>
      <w:sz w:val="32"/>
      <w:szCs w:val="32"/>
    </w:rPr>
  </w:style>
  <w:style w:type="character" w:customStyle="1" w:styleId="Titre3Car">
    <w:name w:val="Titre 3 Car"/>
    <w:basedOn w:val="Policepardfaut"/>
    <w:link w:val="Titre3"/>
    <w:uiPriority w:val="9"/>
    <w:rsid w:val="002208D9"/>
    <w:rPr>
      <w:rFonts w:asciiTheme="majorHAnsi" w:eastAsiaTheme="majorEastAsia" w:hAnsiTheme="majorHAnsi" w:cstheme="majorBidi"/>
      <w:color w:val="5B9BD5" w:themeColor="accent1"/>
      <w:sz w:val="28"/>
      <w:szCs w:val="28"/>
    </w:rPr>
  </w:style>
  <w:style w:type="character" w:customStyle="1" w:styleId="Titre4Car">
    <w:name w:val="Titre 4 Car"/>
    <w:basedOn w:val="Policepardfaut"/>
    <w:link w:val="Titre4"/>
    <w:uiPriority w:val="9"/>
    <w:rsid w:val="002208D9"/>
    <w:rPr>
      <w:rFonts w:asciiTheme="majorHAnsi" w:eastAsiaTheme="majorEastAsia" w:hAnsiTheme="majorHAnsi" w:cstheme="majorBidi"/>
      <w:i/>
      <w:iCs/>
      <w:color w:val="44546A" w:themeColor="text2"/>
    </w:rPr>
  </w:style>
  <w:style w:type="character" w:customStyle="1" w:styleId="Titre5Car">
    <w:name w:val="Titre 5 Car"/>
    <w:basedOn w:val="Policepardfaut"/>
    <w:link w:val="Titre5"/>
    <w:uiPriority w:val="9"/>
    <w:rsid w:val="002208D9"/>
    <w:rPr>
      <w:rFonts w:asciiTheme="majorHAnsi" w:eastAsiaTheme="majorEastAsia" w:hAnsiTheme="majorHAnsi" w:cstheme="majorBidi"/>
      <w:color w:val="44546A" w:themeColor="text2"/>
    </w:rPr>
  </w:style>
  <w:style w:type="character" w:customStyle="1" w:styleId="Titre6Car">
    <w:name w:val="Titre 6 Car"/>
    <w:basedOn w:val="Policepardfaut"/>
    <w:link w:val="Titre6"/>
    <w:uiPriority w:val="9"/>
    <w:rsid w:val="002208D9"/>
    <w:rPr>
      <w:rFonts w:asciiTheme="majorHAnsi" w:eastAsiaTheme="majorEastAsia" w:hAnsiTheme="majorHAnsi" w:cstheme="majorBidi"/>
      <w:color w:val="44546A" w:themeColor="text2"/>
    </w:rPr>
  </w:style>
  <w:style w:type="character" w:customStyle="1" w:styleId="Titre7Car">
    <w:name w:val="Titre 7 Car"/>
    <w:basedOn w:val="Policepardfaut"/>
    <w:link w:val="Titre7"/>
    <w:uiPriority w:val="9"/>
    <w:rsid w:val="002208D9"/>
    <w:rPr>
      <w:rFonts w:asciiTheme="majorHAnsi" w:eastAsiaTheme="majorEastAsia" w:hAnsiTheme="majorHAnsi" w:cstheme="majorBidi"/>
      <w:i/>
      <w:iCs/>
      <w:color w:val="44546A" w:themeColor="text2"/>
    </w:rPr>
  </w:style>
  <w:style w:type="character" w:customStyle="1" w:styleId="Titre8Car">
    <w:name w:val="Titre 8 Car"/>
    <w:basedOn w:val="Policepardfaut"/>
    <w:link w:val="Titre8"/>
    <w:uiPriority w:val="9"/>
    <w:rsid w:val="002137F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137F3"/>
    <w:rPr>
      <w:rFonts w:asciiTheme="majorHAnsi" w:eastAsiaTheme="majorEastAsia" w:hAnsiTheme="majorHAnsi" w:cstheme="majorBidi"/>
      <w:i/>
      <w:iCs/>
      <w:color w:val="272727" w:themeColor="text1" w:themeTint="D8"/>
      <w:sz w:val="21"/>
      <w:szCs w:val="21"/>
    </w:rPr>
  </w:style>
  <w:style w:type="paragraph" w:styleId="Sansinterligne">
    <w:name w:val="No Spacing"/>
    <w:link w:val="SansinterligneCar"/>
    <w:uiPriority w:val="1"/>
    <w:qFormat/>
    <w:rsid w:val="00F129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129F1"/>
    <w:rPr>
      <w:rFonts w:eastAsiaTheme="minorEastAsia"/>
      <w:lang w:eastAsia="fr-FR"/>
    </w:rPr>
  </w:style>
  <w:style w:type="character" w:styleId="Textedelespacerserv">
    <w:name w:val="Placeholder Text"/>
    <w:basedOn w:val="Policepardfaut"/>
    <w:uiPriority w:val="99"/>
    <w:semiHidden/>
    <w:rsid w:val="00F129F1"/>
    <w:rPr>
      <w:color w:val="808080"/>
    </w:rPr>
  </w:style>
  <w:style w:type="paragraph" w:styleId="En-tte">
    <w:name w:val="header"/>
    <w:basedOn w:val="Normal"/>
    <w:link w:val="En-tteCar"/>
    <w:uiPriority w:val="99"/>
    <w:unhideWhenUsed/>
    <w:rsid w:val="00F129F1"/>
    <w:pPr>
      <w:tabs>
        <w:tab w:val="center" w:pos="4536"/>
        <w:tab w:val="right" w:pos="9072"/>
      </w:tabs>
      <w:spacing w:after="0" w:line="240" w:lineRule="auto"/>
    </w:pPr>
  </w:style>
  <w:style w:type="character" w:customStyle="1" w:styleId="En-tteCar">
    <w:name w:val="En-tête Car"/>
    <w:basedOn w:val="Policepardfaut"/>
    <w:link w:val="En-tte"/>
    <w:uiPriority w:val="99"/>
    <w:rsid w:val="00F129F1"/>
  </w:style>
  <w:style w:type="paragraph" w:styleId="Pieddepage">
    <w:name w:val="footer"/>
    <w:basedOn w:val="Normal"/>
    <w:link w:val="PieddepageCar"/>
    <w:uiPriority w:val="99"/>
    <w:unhideWhenUsed/>
    <w:rsid w:val="00F129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29F1"/>
  </w:style>
  <w:style w:type="paragraph" w:styleId="Notedebasdepage">
    <w:name w:val="footnote text"/>
    <w:basedOn w:val="Normal"/>
    <w:link w:val="NotedebasdepageCar"/>
    <w:uiPriority w:val="99"/>
    <w:semiHidden/>
    <w:unhideWhenUsed/>
    <w:rsid w:val="008A4C3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A4C39"/>
    <w:rPr>
      <w:sz w:val="20"/>
      <w:szCs w:val="20"/>
    </w:rPr>
  </w:style>
  <w:style w:type="character" w:styleId="Appelnotedebasdep">
    <w:name w:val="footnote reference"/>
    <w:basedOn w:val="Policepardfaut"/>
    <w:uiPriority w:val="99"/>
    <w:semiHidden/>
    <w:unhideWhenUsed/>
    <w:rsid w:val="008A4C39"/>
    <w:rPr>
      <w:vertAlign w:val="superscript"/>
    </w:rPr>
  </w:style>
  <w:style w:type="character" w:styleId="Lienhypertexte">
    <w:name w:val="Hyperlink"/>
    <w:basedOn w:val="Policepardfaut"/>
    <w:uiPriority w:val="99"/>
    <w:unhideWhenUsed/>
    <w:rsid w:val="00A81853"/>
    <w:rPr>
      <w:color w:val="0563C1" w:themeColor="hyperlink"/>
      <w:u w:val="single"/>
    </w:rPr>
  </w:style>
  <w:style w:type="paragraph" w:styleId="TM1">
    <w:name w:val="toc 1"/>
    <w:basedOn w:val="Normal"/>
    <w:next w:val="Normal"/>
    <w:autoRedefine/>
    <w:uiPriority w:val="39"/>
    <w:unhideWhenUsed/>
    <w:rsid w:val="00A81853"/>
    <w:pPr>
      <w:spacing w:before="360" w:after="360"/>
    </w:pPr>
    <w:rPr>
      <w:b/>
      <w:bCs/>
      <w:caps/>
      <w:u w:val="single"/>
    </w:rPr>
  </w:style>
  <w:style w:type="paragraph" w:styleId="TM3">
    <w:name w:val="toc 3"/>
    <w:basedOn w:val="Titre2"/>
    <w:next w:val="Normal"/>
    <w:autoRedefine/>
    <w:uiPriority w:val="39"/>
    <w:unhideWhenUsed/>
    <w:rsid w:val="00A81853"/>
    <w:pPr>
      <w:keepNext w:val="0"/>
      <w:keepLines w:val="0"/>
      <w:numPr>
        <w:ilvl w:val="0"/>
        <w:numId w:val="0"/>
      </w:numPr>
      <w:spacing w:before="0"/>
      <w:outlineLvl w:val="9"/>
    </w:pPr>
    <w:rPr>
      <w:rFonts w:asciiTheme="minorHAnsi" w:eastAsiaTheme="minorHAnsi" w:hAnsiTheme="minorHAnsi" w:cstheme="minorBidi"/>
      <w:smallCaps/>
      <w:color w:val="000000"/>
      <w:sz w:val="22"/>
      <w:szCs w:val="22"/>
    </w:rPr>
  </w:style>
  <w:style w:type="paragraph" w:styleId="En-ttedetabledesmatires">
    <w:name w:val="TOC Heading"/>
    <w:basedOn w:val="Titre1"/>
    <w:next w:val="Normal"/>
    <w:uiPriority w:val="39"/>
    <w:unhideWhenUsed/>
    <w:qFormat/>
    <w:rsid w:val="00AD4CFA"/>
    <w:pPr>
      <w:numPr>
        <w:numId w:val="0"/>
      </w:numPr>
      <w:outlineLvl w:val="9"/>
    </w:pPr>
    <w:rPr>
      <w:color w:val="833C0B" w:themeColor="accent2" w:themeShade="80"/>
      <w:lang w:eastAsia="fr-FR"/>
    </w:rPr>
  </w:style>
  <w:style w:type="paragraph" w:styleId="TM2">
    <w:name w:val="toc 2"/>
    <w:basedOn w:val="Normal"/>
    <w:next w:val="Normal"/>
    <w:autoRedefine/>
    <w:uiPriority w:val="39"/>
    <w:unhideWhenUsed/>
    <w:rsid w:val="00AD4CFA"/>
    <w:pPr>
      <w:spacing w:after="0"/>
    </w:pPr>
    <w:rPr>
      <w:b/>
      <w:bCs/>
      <w:smallCaps/>
    </w:rPr>
  </w:style>
  <w:style w:type="paragraph" w:styleId="TM4">
    <w:name w:val="toc 4"/>
    <w:basedOn w:val="Normal"/>
    <w:next w:val="Normal"/>
    <w:autoRedefine/>
    <w:uiPriority w:val="39"/>
    <w:unhideWhenUsed/>
    <w:rsid w:val="00AD4CFA"/>
    <w:pPr>
      <w:spacing w:after="0"/>
    </w:pPr>
  </w:style>
  <w:style w:type="paragraph" w:styleId="TM5">
    <w:name w:val="toc 5"/>
    <w:basedOn w:val="Normal"/>
    <w:next w:val="Normal"/>
    <w:autoRedefine/>
    <w:uiPriority w:val="39"/>
    <w:unhideWhenUsed/>
    <w:rsid w:val="00AD4CFA"/>
    <w:pPr>
      <w:spacing w:after="0"/>
    </w:pPr>
  </w:style>
  <w:style w:type="paragraph" w:styleId="TM6">
    <w:name w:val="toc 6"/>
    <w:basedOn w:val="Normal"/>
    <w:next w:val="Normal"/>
    <w:autoRedefine/>
    <w:uiPriority w:val="39"/>
    <w:unhideWhenUsed/>
    <w:rsid w:val="00AD4CFA"/>
    <w:pPr>
      <w:spacing w:after="0"/>
    </w:pPr>
  </w:style>
  <w:style w:type="paragraph" w:styleId="TM7">
    <w:name w:val="toc 7"/>
    <w:basedOn w:val="Normal"/>
    <w:next w:val="Normal"/>
    <w:autoRedefine/>
    <w:uiPriority w:val="39"/>
    <w:unhideWhenUsed/>
    <w:rsid w:val="00AD4CFA"/>
    <w:pPr>
      <w:spacing w:after="0"/>
    </w:pPr>
  </w:style>
  <w:style w:type="paragraph" w:styleId="TM8">
    <w:name w:val="toc 8"/>
    <w:basedOn w:val="Normal"/>
    <w:next w:val="Normal"/>
    <w:autoRedefine/>
    <w:uiPriority w:val="39"/>
    <w:unhideWhenUsed/>
    <w:rsid w:val="00AD4CFA"/>
    <w:pPr>
      <w:spacing w:after="0"/>
    </w:pPr>
  </w:style>
  <w:style w:type="paragraph" w:styleId="TM9">
    <w:name w:val="toc 9"/>
    <w:basedOn w:val="Normal"/>
    <w:next w:val="Normal"/>
    <w:autoRedefine/>
    <w:uiPriority w:val="39"/>
    <w:unhideWhenUsed/>
    <w:rsid w:val="00AD4CFA"/>
    <w:pPr>
      <w:spacing w:after="0"/>
    </w:pPr>
  </w:style>
  <w:style w:type="paragraph" w:styleId="Titre">
    <w:name w:val="Title"/>
    <w:basedOn w:val="Normal"/>
    <w:next w:val="Normal"/>
    <w:link w:val="TitreCar"/>
    <w:uiPriority w:val="10"/>
    <w:qFormat/>
    <w:rsid w:val="002209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20991"/>
    <w:rPr>
      <w:rFonts w:asciiTheme="majorHAnsi" w:eastAsiaTheme="majorEastAsia" w:hAnsiTheme="majorHAnsi" w:cstheme="majorBidi"/>
      <w:spacing w:val="-10"/>
      <w:kern w:val="28"/>
      <w:sz w:val="56"/>
      <w:szCs w:val="56"/>
    </w:rPr>
  </w:style>
  <w:style w:type="paragraph" w:styleId="Textedebulles">
    <w:name w:val="Balloon Text"/>
    <w:basedOn w:val="Normal"/>
    <w:link w:val="TextedebullesCar"/>
    <w:uiPriority w:val="99"/>
    <w:semiHidden/>
    <w:unhideWhenUsed/>
    <w:rsid w:val="008477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4775E"/>
    <w:rPr>
      <w:rFonts w:ascii="Segoe UI" w:hAnsi="Segoe UI" w:cs="Segoe UI"/>
      <w:sz w:val="18"/>
      <w:szCs w:val="18"/>
    </w:rPr>
  </w:style>
  <w:style w:type="paragraph" w:styleId="NormalWeb">
    <w:name w:val="Normal (Web)"/>
    <w:basedOn w:val="Normal"/>
    <w:uiPriority w:val="99"/>
    <w:unhideWhenUsed/>
    <w:rsid w:val="0084775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aliases w:val="Note"/>
    <w:basedOn w:val="Normal"/>
    <w:next w:val="Normal"/>
    <w:link w:val="CitationCar"/>
    <w:uiPriority w:val="29"/>
    <w:qFormat/>
    <w:rsid w:val="007215FC"/>
    <w:pPr>
      <w:pBdr>
        <w:left w:val="single" w:sz="24" w:space="4" w:color="1F4E79" w:themeColor="accent1" w:themeShade="80"/>
      </w:pBdr>
      <w:shd w:val="clear" w:color="auto" w:fill="DEEAF6" w:themeFill="accent1" w:themeFillTint="33"/>
      <w:spacing w:before="240" w:after="240"/>
      <w:ind w:left="907" w:right="907"/>
    </w:pPr>
    <w:rPr>
      <w:i/>
      <w:iCs/>
      <w:color w:val="404040" w:themeColor="text1" w:themeTint="BF"/>
    </w:rPr>
  </w:style>
  <w:style w:type="character" w:customStyle="1" w:styleId="CitationCar">
    <w:name w:val="Citation Car"/>
    <w:aliases w:val="Note Car"/>
    <w:basedOn w:val="Policepardfaut"/>
    <w:link w:val="Citation"/>
    <w:uiPriority w:val="29"/>
    <w:rsid w:val="007215FC"/>
    <w:rPr>
      <w:i/>
      <w:iCs/>
      <w:color w:val="404040" w:themeColor="text1" w:themeTint="BF"/>
      <w:shd w:val="clear" w:color="auto" w:fill="DEEAF6" w:themeFill="accent1" w:themeFillTint="33"/>
    </w:rPr>
  </w:style>
  <w:style w:type="character" w:styleId="Emphaseintense">
    <w:name w:val="Intense Emphasis"/>
    <w:basedOn w:val="Policepardfaut"/>
    <w:uiPriority w:val="21"/>
    <w:qFormat/>
    <w:rsid w:val="002208D9"/>
    <w:rPr>
      <w:i/>
      <w:iCs/>
      <w:color w:val="5B9BD5" w:themeColor="accent1"/>
    </w:rPr>
  </w:style>
  <w:style w:type="table" w:styleId="Grilledutableau">
    <w:name w:val="Table Grid"/>
    <w:basedOn w:val="TableauNormal"/>
    <w:uiPriority w:val="39"/>
    <w:rsid w:val="00D72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2208D9"/>
    <w:rPr>
      <w:b/>
      <w:bCs/>
      <w:color w:val="5B9BD5" w:themeColor="accent1"/>
    </w:rPr>
  </w:style>
  <w:style w:type="paragraph" w:styleId="Paragraphedeliste">
    <w:name w:val="List Paragraph"/>
    <w:basedOn w:val="Normal"/>
    <w:uiPriority w:val="34"/>
    <w:qFormat/>
    <w:rsid w:val="00475B32"/>
    <w:pPr>
      <w:ind w:left="720"/>
      <w:contextualSpacing/>
    </w:pPr>
  </w:style>
  <w:style w:type="table" w:customStyle="1" w:styleId="TableauGrille3-Accentuation21">
    <w:name w:val="Tableau Grille 3 - Accentuation 21"/>
    <w:basedOn w:val="TableauNormal"/>
    <w:uiPriority w:val="48"/>
    <w:rsid w:val="0063037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eausimple31">
    <w:name w:val="Tableau simple 31"/>
    <w:basedOn w:val="TableauNormal"/>
    <w:uiPriority w:val="43"/>
    <w:rsid w:val="006303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51">
    <w:name w:val="Tableau simple 51"/>
    <w:basedOn w:val="TableauNormal"/>
    <w:uiPriority w:val="45"/>
    <w:rsid w:val="006303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7Couleur-Accentuation21">
    <w:name w:val="Tableau Grille 7 Couleur - Accentuation 21"/>
    <w:basedOn w:val="TableauNormal"/>
    <w:uiPriority w:val="52"/>
    <w:rsid w:val="0063037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eauGrille3-Accentuation11">
    <w:name w:val="Tableau Grille 3 - Accentuation 11"/>
    <w:basedOn w:val="TableauNormal"/>
    <w:uiPriority w:val="48"/>
    <w:rsid w:val="002208D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eauGrille2-Accentuation11">
    <w:name w:val="Tableau Grille 2 - Accentuation 11"/>
    <w:basedOn w:val="TableauNormal"/>
    <w:uiPriority w:val="47"/>
    <w:rsid w:val="0012684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6Couleur-Accentuation11">
    <w:name w:val="Tableau Grille 6 Couleur - Accentuation 11"/>
    <w:basedOn w:val="TableauNormal"/>
    <w:uiPriority w:val="51"/>
    <w:rsid w:val="0012684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3-Accentuation110">
    <w:name w:val="Tableau Grille 3 - Accentuation 11"/>
    <w:basedOn w:val="TableauNormal"/>
    <w:uiPriority w:val="48"/>
    <w:rsid w:val="0012684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Marquedecommentaire">
    <w:name w:val="annotation reference"/>
    <w:basedOn w:val="Policepardfaut"/>
    <w:uiPriority w:val="99"/>
    <w:semiHidden/>
    <w:unhideWhenUsed/>
    <w:rsid w:val="0012684C"/>
    <w:rPr>
      <w:sz w:val="16"/>
      <w:szCs w:val="16"/>
    </w:rPr>
  </w:style>
  <w:style w:type="paragraph" w:styleId="Commentaire">
    <w:name w:val="annotation text"/>
    <w:basedOn w:val="Normal"/>
    <w:link w:val="CommentaireCar"/>
    <w:uiPriority w:val="99"/>
    <w:unhideWhenUsed/>
    <w:rsid w:val="0012684C"/>
    <w:pPr>
      <w:spacing w:line="240" w:lineRule="auto"/>
    </w:pPr>
    <w:rPr>
      <w:sz w:val="20"/>
      <w:szCs w:val="20"/>
    </w:rPr>
  </w:style>
  <w:style w:type="character" w:customStyle="1" w:styleId="CommentaireCar">
    <w:name w:val="Commentaire Car"/>
    <w:basedOn w:val="Policepardfaut"/>
    <w:link w:val="Commentaire"/>
    <w:uiPriority w:val="99"/>
    <w:rsid w:val="0012684C"/>
    <w:rPr>
      <w:sz w:val="20"/>
      <w:szCs w:val="20"/>
    </w:rPr>
  </w:style>
  <w:style w:type="paragraph" w:styleId="Objetducommentaire">
    <w:name w:val="annotation subject"/>
    <w:basedOn w:val="Commentaire"/>
    <w:next w:val="Commentaire"/>
    <w:link w:val="ObjetducommentaireCar"/>
    <w:uiPriority w:val="99"/>
    <w:semiHidden/>
    <w:unhideWhenUsed/>
    <w:rsid w:val="0012684C"/>
    <w:rPr>
      <w:b/>
      <w:bCs/>
    </w:rPr>
  </w:style>
  <w:style w:type="character" w:customStyle="1" w:styleId="ObjetducommentaireCar">
    <w:name w:val="Objet du commentaire Car"/>
    <w:basedOn w:val="CommentaireCar"/>
    <w:link w:val="Objetducommentaire"/>
    <w:uiPriority w:val="99"/>
    <w:semiHidden/>
    <w:rsid w:val="0012684C"/>
    <w:rPr>
      <w:b/>
      <w:bCs/>
      <w:sz w:val="20"/>
      <w:szCs w:val="20"/>
    </w:rPr>
  </w:style>
  <w:style w:type="table" w:customStyle="1" w:styleId="TableauGrille7Couleur-Accentuation11">
    <w:name w:val="Tableau Grille 7 Couleur - Accentuation 11"/>
    <w:basedOn w:val="TableauNormal"/>
    <w:uiPriority w:val="52"/>
    <w:rsid w:val="0012684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Lgende">
    <w:name w:val="caption"/>
    <w:basedOn w:val="Normal"/>
    <w:next w:val="Normal"/>
    <w:uiPriority w:val="35"/>
    <w:unhideWhenUsed/>
    <w:qFormat/>
    <w:rsid w:val="0012684C"/>
    <w:pPr>
      <w:spacing w:after="200" w:line="240" w:lineRule="auto"/>
    </w:pPr>
    <w:rPr>
      <w:i/>
      <w:iCs/>
      <w:color w:val="44546A" w:themeColor="text2"/>
      <w:sz w:val="18"/>
      <w:szCs w:val="18"/>
    </w:rPr>
  </w:style>
  <w:style w:type="table" w:customStyle="1" w:styleId="TableauGrille3-Accentuation51">
    <w:name w:val="Tableau Grille 3 - Accentuation 51"/>
    <w:basedOn w:val="TableauNormal"/>
    <w:uiPriority w:val="48"/>
    <w:rsid w:val="0012684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Explorateurdedocuments">
    <w:name w:val="Document Map"/>
    <w:basedOn w:val="Normal"/>
    <w:link w:val="ExplorateurdedocumentsCar"/>
    <w:uiPriority w:val="99"/>
    <w:semiHidden/>
    <w:unhideWhenUsed/>
    <w:rsid w:val="0012684C"/>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12684C"/>
    <w:rPr>
      <w:rFonts w:ascii="Tahoma" w:hAnsi="Tahoma" w:cs="Tahoma"/>
      <w:sz w:val="16"/>
      <w:szCs w:val="16"/>
    </w:rPr>
  </w:style>
  <w:style w:type="character" w:styleId="Accentuation">
    <w:name w:val="Emphasis"/>
    <w:basedOn w:val="Policepardfaut"/>
    <w:uiPriority w:val="20"/>
    <w:qFormat/>
    <w:rsid w:val="009A39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80156">
      <w:bodyDiv w:val="1"/>
      <w:marLeft w:val="0"/>
      <w:marRight w:val="0"/>
      <w:marTop w:val="0"/>
      <w:marBottom w:val="0"/>
      <w:divBdr>
        <w:top w:val="none" w:sz="0" w:space="0" w:color="auto"/>
        <w:left w:val="none" w:sz="0" w:space="0" w:color="auto"/>
        <w:bottom w:val="none" w:sz="0" w:space="0" w:color="auto"/>
        <w:right w:val="none" w:sz="0" w:space="0" w:color="auto"/>
      </w:divBdr>
      <w:divsChild>
        <w:div w:id="413478882">
          <w:marLeft w:val="0"/>
          <w:marRight w:val="0"/>
          <w:marTop w:val="0"/>
          <w:marBottom w:val="0"/>
          <w:divBdr>
            <w:top w:val="none" w:sz="0" w:space="0" w:color="auto"/>
            <w:left w:val="none" w:sz="0" w:space="0" w:color="auto"/>
            <w:bottom w:val="none" w:sz="0" w:space="0" w:color="auto"/>
            <w:right w:val="none" w:sz="0" w:space="0" w:color="auto"/>
          </w:divBdr>
        </w:div>
      </w:divsChild>
    </w:div>
    <w:div w:id="168370075">
      <w:bodyDiv w:val="1"/>
      <w:marLeft w:val="0"/>
      <w:marRight w:val="0"/>
      <w:marTop w:val="0"/>
      <w:marBottom w:val="0"/>
      <w:divBdr>
        <w:top w:val="none" w:sz="0" w:space="0" w:color="auto"/>
        <w:left w:val="none" w:sz="0" w:space="0" w:color="auto"/>
        <w:bottom w:val="none" w:sz="0" w:space="0" w:color="auto"/>
        <w:right w:val="none" w:sz="0" w:space="0" w:color="auto"/>
      </w:divBdr>
    </w:div>
    <w:div w:id="333843906">
      <w:bodyDiv w:val="1"/>
      <w:marLeft w:val="0"/>
      <w:marRight w:val="0"/>
      <w:marTop w:val="0"/>
      <w:marBottom w:val="0"/>
      <w:divBdr>
        <w:top w:val="none" w:sz="0" w:space="0" w:color="auto"/>
        <w:left w:val="none" w:sz="0" w:space="0" w:color="auto"/>
        <w:bottom w:val="none" w:sz="0" w:space="0" w:color="auto"/>
        <w:right w:val="none" w:sz="0" w:space="0" w:color="auto"/>
      </w:divBdr>
    </w:div>
    <w:div w:id="494302530">
      <w:bodyDiv w:val="1"/>
      <w:marLeft w:val="0"/>
      <w:marRight w:val="0"/>
      <w:marTop w:val="0"/>
      <w:marBottom w:val="0"/>
      <w:divBdr>
        <w:top w:val="none" w:sz="0" w:space="0" w:color="auto"/>
        <w:left w:val="none" w:sz="0" w:space="0" w:color="auto"/>
        <w:bottom w:val="none" w:sz="0" w:space="0" w:color="auto"/>
        <w:right w:val="none" w:sz="0" w:space="0" w:color="auto"/>
      </w:divBdr>
    </w:div>
    <w:div w:id="1791321608">
      <w:bodyDiv w:val="1"/>
      <w:marLeft w:val="0"/>
      <w:marRight w:val="0"/>
      <w:marTop w:val="0"/>
      <w:marBottom w:val="0"/>
      <w:divBdr>
        <w:top w:val="none" w:sz="0" w:space="0" w:color="auto"/>
        <w:left w:val="none" w:sz="0" w:space="0" w:color="auto"/>
        <w:bottom w:val="none" w:sz="0" w:space="0" w:color="auto"/>
        <w:right w:val="none" w:sz="0" w:space="0" w:color="auto"/>
      </w:divBdr>
    </w:div>
    <w:div w:id="212202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DE923088964E14A59FDF763A70316B"/>
        <w:category>
          <w:name w:val="Général"/>
          <w:gallery w:val="placeholder"/>
        </w:category>
        <w:types>
          <w:type w:val="bbPlcHdr"/>
        </w:types>
        <w:behaviors>
          <w:behavior w:val="content"/>
        </w:behaviors>
        <w:guid w:val="{B4607FD3-8D71-4CE6-A56F-240CE716B4F3}"/>
      </w:docPartPr>
      <w:docPartBody>
        <w:p w:rsidR="003D03E2" w:rsidRDefault="00CD1029">
          <w:pPr>
            <w:pStyle w:val="ECDE923088964E14A59FDF763A70316B"/>
          </w:pPr>
          <w:r w:rsidRPr="00427FEC">
            <w:rPr>
              <w:rStyle w:val="Textedelespacerserv"/>
            </w:rPr>
            <w:t>[Titre ]</w:t>
          </w:r>
        </w:p>
      </w:docPartBody>
    </w:docPart>
    <w:docPart>
      <w:docPartPr>
        <w:name w:val="3EEB8BF34A4E46E994A7866463199771"/>
        <w:category>
          <w:name w:val="Général"/>
          <w:gallery w:val="placeholder"/>
        </w:category>
        <w:types>
          <w:type w:val="bbPlcHdr"/>
        </w:types>
        <w:behaviors>
          <w:behavior w:val="content"/>
        </w:behaviors>
        <w:guid w:val="{1DDD61DB-E36B-4BD8-8EA8-46570CBDB59B}"/>
      </w:docPartPr>
      <w:docPartBody>
        <w:p w:rsidR="003D03E2" w:rsidRDefault="00CD1029">
          <w:pPr>
            <w:pStyle w:val="3EEB8BF34A4E46E994A7866463199771"/>
          </w:pPr>
          <w:r w:rsidRPr="00427FEC">
            <w:rPr>
              <w:rStyle w:val="Textedelespacerserv"/>
            </w:rPr>
            <w:t>[Titre ]</w:t>
          </w:r>
        </w:p>
      </w:docPartBody>
    </w:docPart>
    <w:docPart>
      <w:docPartPr>
        <w:name w:val="DF32AA05C6004DDBB382B8CFC4104F21"/>
        <w:category>
          <w:name w:val="Général"/>
          <w:gallery w:val="placeholder"/>
        </w:category>
        <w:types>
          <w:type w:val="bbPlcHdr"/>
        </w:types>
        <w:behaviors>
          <w:behavior w:val="content"/>
        </w:behaviors>
        <w:guid w:val="{DAC9AE42-D4DA-41B4-AF3E-547F5435161F}"/>
      </w:docPartPr>
      <w:docPartBody>
        <w:p w:rsidR="003D03E2" w:rsidRDefault="00CD1029">
          <w:pPr>
            <w:pStyle w:val="DF32AA05C6004DDBB382B8CFC4104F21"/>
          </w:pPr>
          <w:r w:rsidRPr="00427FEC">
            <w:rPr>
              <w:rStyle w:val="Textedelespacerserv"/>
            </w:rPr>
            <w:t>[Société]</w:t>
          </w:r>
        </w:p>
      </w:docPartBody>
    </w:docPart>
    <w:docPart>
      <w:docPartPr>
        <w:name w:val="14B631826A594CE6A58F41822453B85C"/>
        <w:category>
          <w:name w:val="Général"/>
          <w:gallery w:val="placeholder"/>
        </w:category>
        <w:types>
          <w:type w:val="bbPlcHdr"/>
        </w:types>
        <w:behaviors>
          <w:behavior w:val="content"/>
        </w:behaviors>
        <w:guid w:val="{86109EA7-65F7-4425-AA16-F937CFB63738}"/>
      </w:docPartPr>
      <w:docPartBody>
        <w:p w:rsidR="003D03E2" w:rsidRDefault="00CD1029">
          <w:pPr>
            <w:pStyle w:val="14B631826A594CE6A58F41822453B85C"/>
          </w:pPr>
          <w:r w:rsidRPr="00427FEC">
            <w:rPr>
              <w:rStyle w:val="Textedelespacerserv"/>
            </w:rPr>
            <w:t>[Adresse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CD1029"/>
    <w:rsid w:val="0011024D"/>
    <w:rsid w:val="00112B54"/>
    <w:rsid w:val="00155C6D"/>
    <w:rsid w:val="00193E52"/>
    <w:rsid w:val="00197284"/>
    <w:rsid w:val="001A4A5B"/>
    <w:rsid w:val="001B2134"/>
    <w:rsid w:val="00233674"/>
    <w:rsid w:val="00255212"/>
    <w:rsid w:val="00281B97"/>
    <w:rsid w:val="002A4DCB"/>
    <w:rsid w:val="002E57B9"/>
    <w:rsid w:val="00364D21"/>
    <w:rsid w:val="003A222D"/>
    <w:rsid w:val="003C1AA0"/>
    <w:rsid w:val="003D03E2"/>
    <w:rsid w:val="00473F8D"/>
    <w:rsid w:val="004827F5"/>
    <w:rsid w:val="004B328C"/>
    <w:rsid w:val="004F7071"/>
    <w:rsid w:val="005E791A"/>
    <w:rsid w:val="007B429E"/>
    <w:rsid w:val="007E243B"/>
    <w:rsid w:val="008E7E92"/>
    <w:rsid w:val="0091490B"/>
    <w:rsid w:val="009162B2"/>
    <w:rsid w:val="009507BE"/>
    <w:rsid w:val="00966874"/>
    <w:rsid w:val="009A328F"/>
    <w:rsid w:val="009D5AAE"/>
    <w:rsid w:val="00A35A82"/>
    <w:rsid w:val="00A734BF"/>
    <w:rsid w:val="00AE2D6A"/>
    <w:rsid w:val="00AF6D4C"/>
    <w:rsid w:val="00B8037F"/>
    <w:rsid w:val="00B93410"/>
    <w:rsid w:val="00B93B24"/>
    <w:rsid w:val="00C91E42"/>
    <w:rsid w:val="00C949C0"/>
    <w:rsid w:val="00CC027E"/>
    <w:rsid w:val="00CC540B"/>
    <w:rsid w:val="00CD1029"/>
    <w:rsid w:val="00CF1D0E"/>
    <w:rsid w:val="00D7656D"/>
    <w:rsid w:val="00E76845"/>
    <w:rsid w:val="00F30CAE"/>
    <w:rsid w:val="00F705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43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E243B"/>
    <w:rPr>
      <w:color w:val="808080"/>
    </w:rPr>
  </w:style>
  <w:style w:type="paragraph" w:customStyle="1" w:styleId="ECDE923088964E14A59FDF763A70316B">
    <w:name w:val="ECDE923088964E14A59FDF763A70316B"/>
    <w:rsid w:val="007E243B"/>
  </w:style>
  <w:style w:type="paragraph" w:customStyle="1" w:styleId="3EEB8BF34A4E46E994A7866463199771">
    <w:name w:val="3EEB8BF34A4E46E994A7866463199771"/>
    <w:rsid w:val="007E243B"/>
  </w:style>
  <w:style w:type="paragraph" w:customStyle="1" w:styleId="DF32AA05C6004DDBB382B8CFC4104F21">
    <w:name w:val="DF32AA05C6004DDBB382B8CFC4104F21"/>
    <w:rsid w:val="007E243B"/>
  </w:style>
  <w:style w:type="paragraph" w:customStyle="1" w:styleId="14B631826A594CE6A58F41822453B85C">
    <w:name w:val="14B631826A594CE6A58F41822453B85C"/>
    <w:rsid w:val="007E243B"/>
  </w:style>
  <w:style w:type="paragraph" w:customStyle="1" w:styleId="C06A045A1D094BE892957D7441E46DB5">
    <w:name w:val="C06A045A1D094BE892957D7441E46DB5"/>
    <w:rsid w:val="007E243B"/>
  </w:style>
  <w:style w:type="paragraph" w:customStyle="1" w:styleId="B41DB16416944B74B528B4AADE806A77">
    <w:name w:val="B41DB16416944B74B528B4AADE806A77"/>
    <w:rsid w:val="007E24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PublishDate>
  <Abstract>Ce document reprend l’ensemble des bâtiments qui peuvent être construits ou utilisés dans Luchronia. Chaque bâtiment est décrit en détail en reprenant son but, ses fonctionnalités, les ressources nécessaires à sa construction, les avantages liés au niveau… le but est que les parties de ce document soient directement exploitables dans le wiki.</Abstract>
  <CompanyAddress>8 Avenue du Maquis, 26100 Romans sur Isère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4F3756-3E30-4556-A89B-213D0CED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1</Pages>
  <Words>8886</Words>
  <Characters>48876</Characters>
  <Application>Microsoft Office Word</Application>
  <DocSecurity>0</DocSecurity>
  <Lines>407</Lines>
  <Paragraphs>115</Paragraphs>
  <ScaleCrop>false</ScaleCrop>
  <HeadingPairs>
    <vt:vector size="2" baseType="variant">
      <vt:variant>
        <vt:lpstr>Titre</vt:lpstr>
      </vt:variant>
      <vt:variant>
        <vt:i4>1</vt:i4>
      </vt:variant>
    </vt:vector>
  </HeadingPairs>
  <TitlesOfParts>
    <vt:vector size="1" baseType="lpstr">
      <vt:lpstr>Liste des bâtiments</vt:lpstr>
    </vt:vector>
  </TitlesOfParts>
  <Company>Quantyl SARL</Company>
  <LinksUpToDate>false</LinksUpToDate>
  <CharactersWithSpaces>57647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Liste des bâtiments</dc:title>
  <dc:subject>Liste et principe de fonctionnement</dc:subject>
  <dc:creator>Thibaut Henin</dc:creator>
  <cp:keywords/>
  <dc:description/>
  <cp:lastModifiedBy>Thibaut Henin</cp:lastModifiedBy>
  <cp:revision>114</cp:revision>
  <cp:lastPrinted>2014-04-08T13:47:00Z</cp:lastPrinted>
  <dcterms:created xsi:type="dcterms:W3CDTF">2014-04-08T15:33:00Z</dcterms:created>
  <dcterms:modified xsi:type="dcterms:W3CDTF">2015-02-04T10:32:00Z</dcterms:modified>
  <cp:category>Luchronia - Conception</cp:category>
</cp:coreProperties>
</file>